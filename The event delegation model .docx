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D55D7" w14:textId="77777777" w:rsidR="00C05DD4" w:rsidRDefault="00C05DD4" w:rsidP="00E60200">
      <w:pPr>
        <w:pStyle w:val="NormalWeb"/>
        <w:shd w:val="clear" w:color="auto" w:fill="FFFFFF"/>
        <w:spacing w:before="0" w:beforeAutospacing="0" w:after="203" w:afterAutospacing="0"/>
        <w:rPr>
          <w:rFonts w:ascii="Helvetica" w:hAnsi="Helvetica" w:cs="Helvetica"/>
          <w:b/>
          <w:color w:val="333333"/>
        </w:rPr>
      </w:pPr>
    </w:p>
    <w:p w14:paraId="3C92F019" w14:textId="77777777" w:rsidR="00C05DD4" w:rsidRDefault="00C05DD4" w:rsidP="00E60200">
      <w:pPr>
        <w:pStyle w:val="NormalWeb"/>
        <w:shd w:val="clear" w:color="auto" w:fill="FFFFFF"/>
        <w:spacing w:before="0" w:beforeAutospacing="0" w:after="203" w:afterAutospacing="0"/>
        <w:rPr>
          <w:rFonts w:ascii="Helvetica" w:hAnsi="Helvetica" w:cs="Helvetica"/>
          <w:b/>
          <w:color w:val="333333"/>
        </w:rPr>
      </w:pPr>
    </w:p>
    <w:p w14:paraId="6C11C47F" w14:textId="77777777" w:rsidR="00C05DD4" w:rsidRDefault="00C05DD4" w:rsidP="00E60200">
      <w:pPr>
        <w:pStyle w:val="NormalWeb"/>
        <w:shd w:val="clear" w:color="auto" w:fill="FFFFFF"/>
        <w:spacing w:before="0" w:beforeAutospacing="0" w:after="203" w:afterAutospacing="0"/>
        <w:rPr>
          <w:rFonts w:ascii="Helvetica" w:hAnsi="Helvetica" w:cs="Helvetica"/>
          <w:b/>
          <w:color w:val="333333"/>
        </w:rPr>
      </w:pPr>
    </w:p>
    <w:p w14:paraId="00AC3F0A" w14:textId="77777777" w:rsidR="00C05DD4" w:rsidRDefault="00C05DD4" w:rsidP="00C05DD4">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 xml:space="preserve">Java AWT </w:t>
      </w:r>
    </w:p>
    <w:p w14:paraId="6AFB22B2" w14:textId="77777777" w:rsidR="00C05DD4" w:rsidRDefault="00C05DD4" w:rsidP="00C05DD4">
      <w:pPr>
        <w:pStyle w:val="NormalWeb"/>
        <w:shd w:val="clear" w:color="auto" w:fill="FFFFFF"/>
        <w:rPr>
          <w:rFonts w:ascii="Verdana" w:hAnsi="Verdana"/>
          <w:color w:val="000000"/>
          <w:sz w:val="20"/>
          <w:szCs w:val="20"/>
        </w:rPr>
      </w:pPr>
      <w:r>
        <w:rPr>
          <w:rStyle w:val="Strong"/>
          <w:rFonts w:ascii="Verdana" w:hAnsi="Verdana"/>
          <w:color w:val="000000"/>
          <w:sz w:val="20"/>
          <w:szCs w:val="20"/>
        </w:rPr>
        <w:t>Java AWT</w:t>
      </w:r>
      <w:r>
        <w:rPr>
          <w:rFonts w:ascii="Verdana" w:hAnsi="Verdana"/>
          <w:color w:val="000000"/>
          <w:sz w:val="20"/>
          <w:szCs w:val="20"/>
        </w:rPr>
        <w:t> (Abstract Window Toolkit) is </w:t>
      </w:r>
      <w:r>
        <w:rPr>
          <w:rStyle w:val="Emphasis"/>
          <w:rFonts w:ascii="Verdana" w:hAnsi="Verdana"/>
          <w:color w:val="000000"/>
          <w:sz w:val="20"/>
          <w:szCs w:val="20"/>
        </w:rPr>
        <w:t>an API to develop GUI or window-based applications</w:t>
      </w:r>
      <w:r>
        <w:rPr>
          <w:rFonts w:ascii="Verdana" w:hAnsi="Verdana"/>
          <w:color w:val="000000"/>
          <w:sz w:val="20"/>
          <w:szCs w:val="20"/>
        </w:rPr>
        <w:t> in java.</w:t>
      </w:r>
    </w:p>
    <w:p w14:paraId="3F6EEC1E" w14:textId="77777777" w:rsidR="00C05DD4" w:rsidRDefault="00C05DD4" w:rsidP="00C05DD4">
      <w:pPr>
        <w:pStyle w:val="NormalWeb"/>
        <w:shd w:val="clear" w:color="auto" w:fill="FFFFFF"/>
        <w:rPr>
          <w:rFonts w:ascii="Verdana" w:hAnsi="Verdana"/>
          <w:color w:val="000000"/>
          <w:sz w:val="20"/>
          <w:szCs w:val="20"/>
        </w:rPr>
      </w:pPr>
      <w:r>
        <w:rPr>
          <w:rFonts w:ascii="Verdana" w:hAnsi="Verdana"/>
          <w:color w:val="000000"/>
          <w:sz w:val="20"/>
          <w:szCs w:val="20"/>
        </w:rPr>
        <w:t xml:space="preserve">Java AWT components are platform-dependent </w:t>
      </w:r>
      <w:proofErr w:type="gramStart"/>
      <w:r>
        <w:rPr>
          <w:rFonts w:ascii="Verdana" w:hAnsi="Verdana"/>
          <w:color w:val="000000"/>
          <w:sz w:val="20"/>
          <w:szCs w:val="20"/>
        </w:rPr>
        <w:t>i.e.</w:t>
      </w:r>
      <w:proofErr w:type="gramEnd"/>
      <w:r>
        <w:rPr>
          <w:rFonts w:ascii="Verdana" w:hAnsi="Verdana"/>
          <w:color w:val="000000"/>
          <w:sz w:val="20"/>
          <w:szCs w:val="20"/>
        </w:rPr>
        <w:t xml:space="preserve"> components are displayed according to the view of operating system. AWT is heavyweight </w:t>
      </w:r>
      <w:proofErr w:type="gramStart"/>
      <w:r>
        <w:rPr>
          <w:rFonts w:ascii="Verdana" w:hAnsi="Verdana"/>
          <w:color w:val="000000"/>
          <w:sz w:val="20"/>
          <w:szCs w:val="20"/>
        </w:rPr>
        <w:t>i.e.</w:t>
      </w:r>
      <w:proofErr w:type="gramEnd"/>
      <w:r>
        <w:rPr>
          <w:rFonts w:ascii="Verdana" w:hAnsi="Verdana"/>
          <w:color w:val="000000"/>
          <w:sz w:val="20"/>
          <w:szCs w:val="20"/>
        </w:rPr>
        <w:t xml:space="preserve"> its components are using the resources of OS.</w:t>
      </w:r>
    </w:p>
    <w:p w14:paraId="1D651E08" w14:textId="77777777" w:rsidR="002629FA" w:rsidRDefault="00C05DD4" w:rsidP="00C05DD4">
      <w:pPr>
        <w:pStyle w:val="NormalWeb"/>
        <w:shd w:val="clear" w:color="auto" w:fill="FFFFFF"/>
        <w:rPr>
          <w:rFonts w:ascii="Verdana" w:hAnsi="Verdana"/>
          <w:color w:val="000000"/>
          <w:sz w:val="20"/>
          <w:szCs w:val="20"/>
        </w:rPr>
      </w:pPr>
      <w:r>
        <w:rPr>
          <w:rFonts w:ascii="Verdana" w:hAnsi="Verdana"/>
          <w:color w:val="000000"/>
          <w:sz w:val="20"/>
          <w:szCs w:val="20"/>
        </w:rPr>
        <w:t xml:space="preserve">The </w:t>
      </w:r>
      <w:proofErr w:type="spellStart"/>
      <w:r>
        <w:rPr>
          <w:rFonts w:ascii="Verdana" w:hAnsi="Verdana"/>
          <w:color w:val="000000"/>
          <w:sz w:val="20"/>
          <w:szCs w:val="20"/>
        </w:rPr>
        <w:t>java.awt</w:t>
      </w:r>
      <w:proofErr w:type="spellEnd"/>
      <w:r>
        <w:rPr>
          <w:rFonts w:ascii="Verdana" w:hAnsi="Verdana"/>
          <w:color w:val="000000"/>
          <w:sz w:val="20"/>
          <w:szCs w:val="20"/>
        </w:rPr>
        <w:t> </w:t>
      </w:r>
      <w:hyperlink r:id="rId7" w:history="1">
        <w:r>
          <w:rPr>
            <w:rStyle w:val="Hyperlink"/>
            <w:rFonts w:ascii="Verdana" w:hAnsi="Verdana"/>
            <w:color w:val="008000"/>
            <w:sz w:val="20"/>
            <w:szCs w:val="20"/>
          </w:rPr>
          <w:t>package</w:t>
        </w:r>
      </w:hyperlink>
      <w:r>
        <w:rPr>
          <w:rFonts w:ascii="Verdana" w:hAnsi="Verdana"/>
          <w:color w:val="000000"/>
          <w:sz w:val="20"/>
          <w:szCs w:val="20"/>
        </w:rPr>
        <w:t> provides </w:t>
      </w:r>
      <w:hyperlink r:id="rId8" w:history="1">
        <w:r>
          <w:rPr>
            <w:rStyle w:val="Hyperlink"/>
            <w:rFonts w:ascii="Verdana" w:hAnsi="Verdana"/>
            <w:color w:val="008000"/>
            <w:sz w:val="20"/>
            <w:szCs w:val="20"/>
          </w:rPr>
          <w:t>classes</w:t>
        </w:r>
      </w:hyperlink>
      <w:r>
        <w:rPr>
          <w:rFonts w:ascii="Verdana" w:hAnsi="Verdana"/>
          <w:color w:val="000000"/>
          <w:sz w:val="20"/>
          <w:szCs w:val="20"/>
        </w:rPr>
        <w:t xml:space="preserve"> for AWT </w:t>
      </w:r>
      <w:proofErr w:type="spellStart"/>
      <w:r>
        <w:rPr>
          <w:rFonts w:ascii="Verdana" w:hAnsi="Verdana"/>
          <w:color w:val="000000"/>
          <w:sz w:val="20"/>
          <w:szCs w:val="20"/>
        </w:rPr>
        <w:t>api</w:t>
      </w:r>
      <w:proofErr w:type="spellEnd"/>
      <w:r>
        <w:rPr>
          <w:rFonts w:ascii="Verdana" w:hAnsi="Verdana"/>
          <w:color w:val="000000"/>
          <w:sz w:val="20"/>
          <w:szCs w:val="20"/>
        </w:rPr>
        <w:t xml:space="preserve"> such as </w:t>
      </w:r>
      <w:proofErr w:type="spellStart"/>
      <w:r w:rsidR="004F490E">
        <w:fldChar w:fldCharType="begin"/>
      </w:r>
      <w:r w:rsidR="004F490E">
        <w:instrText xml:space="preserve"> HYPERLINK "https://www.javatpoint.com/java-awt-textfield" </w:instrText>
      </w:r>
      <w:r w:rsidR="004F490E">
        <w:fldChar w:fldCharType="separate"/>
      </w:r>
      <w:r>
        <w:rPr>
          <w:rStyle w:val="Hyperlink"/>
          <w:rFonts w:ascii="Verdana" w:hAnsi="Verdana"/>
          <w:color w:val="008000"/>
          <w:sz w:val="20"/>
          <w:szCs w:val="20"/>
        </w:rPr>
        <w:t>TextField</w:t>
      </w:r>
      <w:proofErr w:type="spellEnd"/>
      <w:r w:rsidR="004F490E">
        <w:rPr>
          <w:rStyle w:val="Hyperlink"/>
          <w:rFonts w:ascii="Verdana" w:hAnsi="Verdana"/>
          <w:color w:val="008000"/>
          <w:sz w:val="20"/>
          <w:szCs w:val="20"/>
        </w:rPr>
        <w:fldChar w:fldCharType="end"/>
      </w:r>
      <w:r>
        <w:rPr>
          <w:rFonts w:ascii="Verdana" w:hAnsi="Verdana"/>
          <w:color w:val="000000"/>
          <w:sz w:val="20"/>
          <w:szCs w:val="20"/>
        </w:rPr>
        <w:t>, </w:t>
      </w:r>
      <w:hyperlink r:id="rId9" w:history="1">
        <w:r>
          <w:rPr>
            <w:rStyle w:val="Hyperlink"/>
            <w:rFonts w:ascii="Verdana" w:hAnsi="Verdana"/>
            <w:color w:val="008000"/>
            <w:sz w:val="20"/>
            <w:szCs w:val="20"/>
          </w:rPr>
          <w:t>Label</w:t>
        </w:r>
      </w:hyperlink>
      <w:r>
        <w:rPr>
          <w:rFonts w:ascii="Verdana" w:hAnsi="Verdana"/>
          <w:color w:val="000000"/>
          <w:sz w:val="20"/>
          <w:szCs w:val="20"/>
        </w:rPr>
        <w:t>, </w:t>
      </w:r>
      <w:proofErr w:type="spellStart"/>
      <w:r w:rsidR="004F490E">
        <w:fldChar w:fldCharType="begin"/>
      </w:r>
      <w:r w:rsidR="004F490E">
        <w:instrText xml:space="preserve"> HYPERLINK "https://www.javatpoint.com/java-awt-textarea" </w:instrText>
      </w:r>
      <w:r w:rsidR="004F490E">
        <w:fldChar w:fldCharType="separate"/>
      </w:r>
      <w:r>
        <w:rPr>
          <w:rStyle w:val="Hyperlink"/>
          <w:rFonts w:ascii="Verdana" w:hAnsi="Verdana"/>
          <w:color w:val="008000"/>
          <w:sz w:val="20"/>
          <w:szCs w:val="20"/>
        </w:rPr>
        <w:t>TextArea</w:t>
      </w:r>
      <w:proofErr w:type="spellEnd"/>
      <w:r w:rsidR="004F490E">
        <w:rPr>
          <w:rStyle w:val="Hyperlink"/>
          <w:rFonts w:ascii="Verdana" w:hAnsi="Verdana"/>
          <w:color w:val="008000"/>
          <w:sz w:val="20"/>
          <w:szCs w:val="20"/>
        </w:rPr>
        <w:fldChar w:fldCharType="end"/>
      </w:r>
      <w:r>
        <w:rPr>
          <w:rFonts w:ascii="Verdana" w:hAnsi="Verdana"/>
          <w:color w:val="000000"/>
          <w:sz w:val="20"/>
          <w:szCs w:val="20"/>
        </w:rPr>
        <w:t xml:space="preserve">, </w:t>
      </w:r>
      <w:proofErr w:type="spellStart"/>
      <w:r>
        <w:rPr>
          <w:rFonts w:ascii="Verdana" w:hAnsi="Verdana"/>
          <w:color w:val="000000"/>
          <w:sz w:val="20"/>
          <w:szCs w:val="20"/>
        </w:rPr>
        <w:t>RadioButton</w:t>
      </w:r>
      <w:proofErr w:type="spellEnd"/>
      <w:r>
        <w:rPr>
          <w:rFonts w:ascii="Verdana" w:hAnsi="Verdana"/>
          <w:color w:val="000000"/>
          <w:sz w:val="20"/>
          <w:szCs w:val="20"/>
        </w:rPr>
        <w:t>, </w:t>
      </w:r>
      <w:proofErr w:type="spellStart"/>
      <w:r w:rsidR="004F490E">
        <w:fldChar w:fldCharType="begin"/>
      </w:r>
      <w:r w:rsidR="004F490E">
        <w:instrText xml:space="preserve"> HYPERLINK "https://www.javatpoint.com/java-awt-checkbox" </w:instrText>
      </w:r>
      <w:r w:rsidR="004F490E">
        <w:fldChar w:fldCharType="separate"/>
      </w:r>
      <w:r>
        <w:rPr>
          <w:rStyle w:val="Hyperlink"/>
          <w:rFonts w:ascii="Verdana" w:hAnsi="Verdana"/>
          <w:color w:val="008000"/>
          <w:sz w:val="20"/>
          <w:szCs w:val="20"/>
        </w:rPr>
        <w:t>CheckBox</w:t>
      </w:r>
      <w:proofErr w:type="spellEnd"/>
      <w:r w:rsidR="004F490E">
        <w:rPr>
          <w:rStyle w:val="Hyperlink"/>
          <w:rFonts w:ascii="Verdana" w:hAnsi="Verdana"/>
          <w:color w:val="008000"/>
          <w:sz w:val="20"/>
          <w:szCs w:val="20"/>
        </w:rPr>
        <w:fldChar w:fldCharType="end"/>
      </w:r>
      <w:r>
        <w:rPr>
          <w:rFonts w:ascii="Verdana" w:hAnsi="Verdana"/>
          <w:color w:val="000000"/>
          <w:sz w:val="20"/>
          <w:szCs w:val="20"/>
        </w:rPr>
        <w:t>, </w:t>
      </w:r>
      <w:hyperlink r:id="rId10" w:history="1">
        <w:r>
          <w:rPr>
            <w:rStyle w:val="Hyperlink"/>
            <w:rFonts w:ascii="Verdana" w:hAnsi="Verdana"/>
            <w:color w:val="008000"/>
            <w:sz w:val="20"/>
            <w:szCs w:val="20"/>
          </w:rPr>
          <w:t>Choice</w:t>
        </w:r>
      </w:hyperlink>
      <w:r>
        <w:rPr>
          <w:rFonts w:ascii="Verdana" w:hAnsi="Verdana"/>
          <w:color w:val="000000"/>
          <w:sz w:val="20"/>
          <w:szCs w:val="20"/>
        </w:rPr>
        <w:t>, </w:t>
      </w:r>
      <w:hyperlink r:id="rId11" w:history="1">
        <w:r>
          <w:rPr>
            <w:rStyle w:val="Hyperlink"/>
            <w:rFonts w:ascii="Verdana" w:hAnsi="Verdana"/>
            <w:color w:val="008000"/>
            <w:sz w:val="20"/>
            <w:szCs w:val="20"/>
          </w:rPr>
          <w:t>List</w:t>
        </w:r>
      </w:hyperlink>
      <w:r>
        <w:rPr>
          <w:rFonts w:ascii="Verdana" w:hAnsi="Verdana"/>
          <w:color w:val="000000"/>
          <w:sz w:val="20"/>
          <w:szCs w:val="20"/>
        </w:rPr>
        <w:t> etc.</w:t>
      </w:r>
    </w:p>
    <w:p w14:paraId="4B3DD84C" w14:textId="77777777" w:rsidR="002629FA" w:rsidRDefault="002629FA" w:rsidP="00C05DD4">
      <w:pPr>
        <w:pStyle w:val="NormalWeb"/>
        <w:shd w:val="clear" w:color="auto" w:fill="FFFFFF"/>
        <w:rPr>
          <w:rFonts w:ascii="Verdana" w:hAnsi="Verdana"/>
          <w:color w:val="000000"/>
          <w:sz w:val="20"/>
          <w:szCs w:val="20"/>
        </w:rPr>
      </w:pPr>
    </w:p>
    <w:p w14:paraId="1E9FA8B7" w14:textId="77777777" w:rsidR="002629FA" w:rsidRDefault="002629FA" w:rsidP="002629FA">
      <w:pPr>
        <w:pStyle w:val="Heading3"/>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AWT Hierarchy</w:t>
      </w:r>
    </w:p>
    <w:p w14:paraId="6E18246F" w14:textId="77777777" w:rsidR="002629FA" w:rsidRDefault="002629FA" w:rsidP="002629FA">
      <w:pPr>
        <w:pStyle w:val="NormalWeb"/>
        <w:shd w:val="clear" w:color="auto" w:fill="FFFFFF"/>
        <w:rPr>
          <w:rFonts w:ascii="Verdana" w:hAnsi="Verdana"/>
          <w:color w:val="000000"/>
          <w:sz w:val="20"/>
          <w:szCs w:val="20"/>
        </w:rPr>
      </w:pPr>
      <w:r>
        <w:rPr>
          <w:rFonts w:ascii="Verdana" w:hAnsi="Verdana"/>
          <w:color w:val="000000"/>
          <w:sz w:val="20"/>
          <w:szCs w:val="20"/>
        </w:rPr>
        <w:t>The hierarchy of Java AWT classes are given below.</w:t>
      </w:r>
    </w:p>
    <w:p w14:paraId="2F3A99C1" w14:textId="77777777" w:rsidR="002629FA" w:rsidRDefault="002629FA" w:rsidP="00C05DD4">
      <w:pPr>
        <w:pStyle w:val="NormalWeb"/>
        <w:shd w:val="clear" w:color="auto" w:fill="FFFFFF"/>
        <w:rPr>
          <w:rFonts w:ascii="Verdana" w:hAnsi="Verdana"/>
          <w:color w:val="000000"/>
          <w:sz w:val="20"/>
          <w:szCs w:val="20"/>
        </w:rPr>
      </w:pPr>
    </w:p>
    <w:p w14:paraId="76295C73" w14:textId="77777777" w:rsidR="00C05DD4" w:rsidRDefault="002629FA" w:rsidP="00C05DD4">
      <w:pPr>
        <w:pStyle w:val="NormalWeb"/>
        <w:shd w:val="clear" w:color="auto" w:fill="FFFFFF"/>
        <w:rPr>
          <w:rFonts w:ascii="Verdana" w:hAnsi="Verdana"/>
          <w:color w:val="000000"/>
          <w:sz w:val="20"/>
          <w:szCs w:val="20"/>
        </w:rPr>
      </w:pPr>
      <w:r>
        <w:rPr>
          <w:noProof/>
        </w:rPr>
        <w:lastRenderedPageBreak/>
        <w:drawing>
          <wp:inline distT="0" distB="0" distL="0" distR="0" wp14:anchorId="775D2048" wp14:editId="4AAC729A">
            <wp:extent cx="4238625" cy="5038725"/>
            <wp:effectExtent l="19050" t="0" r="9525" b="0"/>
            <wp:docPr id="30" name="Picture 30" descr="hierarchy of a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ierarchy of awt"/>
                    <pic:cNvPicPr>
                      <a:picLocks noChangeAspect="1" noChangeArrowheads="1"/>
                    </pic:cNvPicPr>
                  </pic:nvPicPr>
                  <pic:blipFill>
                    <a:blip r:embed="rId12"/>
                    <a:srcRect/>
                    <a:stretch>
                      <a:fillRect/>
                    </a:stretch>
                  </pic:blipFill>
                  <pic:spPr bwMode="auto">
                    <a:xfrm>
                      <a:off x="0" y="0"/>
                      <a:ext cx="4238625" cy="5038725"/>
                    </a:xfrm>
                    <a:prstGeom prst="rect">
                      <a:avLst/>
                    </a:prstGeom>
                    <a:noFill/>
                    <a:ln w="9525">
                      <a:noFill/>
                      <a:miter lim="800000"/>
                      <a:headEnd/>
                      <a:tailEnd/>
                    </a:ln>
                  </pic:spPr>
                </pic:pic>
              </a:graphicData>
            </a:graphic>
          </wp:inline>
        </w:drawing>
      </w:r>
    </w:p>
    <w:p w14:paraId="2BCC91BA" w14:textId="77777777" w:rsidR="00C05DD4" w:rsidRDefault="00C05DD4" w:rsidP="00C05DD4">
      <w:pPr>
        <w:pStyle w:val="NormalWeb"/>
        <w:shd w:val="clear" w:color="auto" w:fill="FFFFFF"/>
        <w:rPr>
          <w:rFonts w:ascii="Verdana" w:hAnsi="Verdana"/>
          <w:color w:val="000000"/>
          <w:sz w:val="20"/>
          <w:szCs w:val="20"/>
        </w:rPr>
      </w:pPr>
    </w:p>
    <w:p w14:paraId="61FF606A" w14:textId="0A12079A" w:rsidR="00C05DD4" w:rsidRDefault="00C05DD4" w:rsidP="00E60200">
      <w:pPr>
        <w:pStyle w:val="NormalWeb"/>
        <w:shd w:val="clear" w:color="auto" w:fill="FFFFFF"/>
        <w:spacing w:before="0" w:beforeAutospacing="0" w:after="203" w:afterAutospacing="0"/>
        <w:rPr>
          <w:rFonts w:ascii="Helvetica" w:hAnsi="Helvetica" w:cs="Helvetica"/>
          <w:b/>
          <w:color w:val="333333"/>
        </w:rPr>
      </w:pPr>
    </w:p>
    <w:p w14:paraId="70BA55F1" w14:textId="377FE4D4" w:rsidR="00F7662E" w:rsidRDefault="00F7662E" w:rsidP="00E60200">
      <w:pPr>
        <w:pStyle w:val="NormalWeb"/>
        <w:shd w:val="clear" w:color="auto" w:fill="FFFFFF"/>
        <w:spacing w:before="0" w:beforeAutospacing="0" w:after="203" w:afterAutospacing="0"/>
        <w:rPr>
          <w:rFonts w:ascii="Helvetica" w:hAnsi="Helvetica" w:cs="Helvetica"/>
          <w:b/>
          <w:color w:val="333333"/>
        </w:rPr>
      </w:pPr>
    </w:p>
    <w:p w14:paraId="407A709B" w14:textId="343ED11C" w:rsidR="00F7662E" w:rsidRDefault="00F7662E" w:rsidP="00E60200">
      <w:pPr>
        <w:pStyle w:val="NormalWeb"/>
        <w:shd w:val="clear" w:color="auto" w:fill="FFFFFF"/>
        <w:spacing w:before="0" w:beforeAutospacing="0" w:after="203" w:afterAutospacing="0"/>
        <w:rPr>
          <w:rFonts w:ascii="Helvetica" w:hAnsi="Helvetica" w:cs="Helvetica"/>
          <w:b/>
          <w:color w:val="333333"/>
        </w:rPr>
      </w:pPr>
    </w:p>
    <w:p w14:paraId="68E9011A" w14:textId="4DDC2BCB" w:rsidR="00F7662E" w:rsidRDefault="00F7662E" w:rsidP="00E60200">
      <w:pPr>
        <w:pStyle w:val="NormalWeb"/>
        <w:shd w:val="clear" w:color="auto" w:fill="FFFFFF"/>
        <w:spacing w:before="0" w:beforeAutospacing="0" w:after="203" w:afterAutospacing="0"/>
        <w:rPr>
          <w:rFonts w:ascii="Helvetica" w:hAnsi="Helvetica" w:cs="Helvetica"/>
          <w:b/>
          <w:color w:val="333333"/>
        </w:rPr>
      </w:pPr>
    </w:p>
    <w:p w14:paraId="1288F36D" w14:textId="2AEF468F" w:rsidR="00F7662E" w:rsidRDefault="00F7662E" w:rsidP="00E60200">
      <w:pPr>
        <w:pStyle w:val="NormalWeb"/>
        <w:shd w:val="clear" w:color="auto" w:fill="FFFFFF"/>
        <w:spacing w:before="0" w:beforeAutospacing="0" w:after="203" w:afterAutospacing="0"/>
        <w:rPr>
          <w:rFonts w:ascii="Helvetica" w:hAnsi="Helvetica" w:cs="Helvetica"/>
          <w:b/>
          <w:color w:val="333333"/>
        </w:rPr>
      </w:pPr>
    </w:p>
    <w:p w14:paraId="3872AB00" w14:textId="2216EAAE" w:rsidR="00F7662E" w:rsidRDefault="00F7662E" w:rsidP="00E60200">
      <w:pPr>
        <w:pStyle w:val="NormalWeb"/>
        <w:shd w:val="clear" w:color="auto" w:fill="FFFFFF"/>
        <w:spacing w:before="0" w:beforeAutospacing="0" w:after="203" w:afterAutospacing="0"/>
        <w:rPr>
          <w:rFonts w:ascii="Helvetica" w:hAnsi="Helvetica" w:cs="Helvetica"/>
          <w:b/>
          <w:color w:val="333333"/>
        </w:rPr>
      </w:pPr>
    </w:p>
    <w:p w14:paraId="6435DA38" w14:textId="01017B5A" w:rsidR="00F7662E" w:rsidRDefault="00F7662E" w:rsidP="00E60200">
      <w:pPr>
        <w:pStyle w:val="NormalWeb"/>
        <w:shd w:val="clear" w:color="auto" w:fill="FFFFFF"/>
        <w:spacing w:before="0" w:beforeAutospacing="0" w:after="203" w:afterAutospacing="0"/>
        <w:rPr>
          <w:rFonts w:ascii="Helvetica" w:hAnsi="Helvetica" w:cs="Helvetica"/>
          <w:b/>
          <w:color w:val="333333"/>
        </w:rPr>
      </w:pPr>
    </w:p>
    <w:p w14:paraId="30E5D97A" w14:textId="7CD4F67C" w:rsidR="00F7662E" w:rsidRDefault="00F7662E" w:rsidP="00E60200">
      <w:pPr>
        <w:pStyle w:val="NormalWeb"/>
        <w:shd w:val="clear" w:color="auto" w:fill="FFFFFF"/>
        <w:spacing w:before="0" w:beforeAutospacing="0" w:after="203" w:afterAutospacing="0"/>
        <w:rPr>
          <w:rFonts w:ascii="Helvetica" w:hAnsi="Helvetica" w:cs="Helvetica"/>
          <w:b/>
          <w:color w:val="333333"/>
        </w:rPr>
      </w:pPr>
    </w:p>
    <w:p w14:paraId="1100DE3C" w14:textId="695A644F" w:rsidR="00F7662E" w:rsidRDefault="00F7662E" w:rsidP="00E60200">
      <w:pPr>
        <w:pStyle w:val="NormalWeb"/>
        <w:shd w:val="clear" w:color="auto" w:fill="FFFFFF"/>
        <w:spacing w:before="0" w:beforeAutospacing="0" w:after="203" w:afterAutospacing="0"/>
        <w:rPr>
          <w:rFonts w:ascii="Helvetica" w:hAnsi="Helvetica" w:cs="Helvetica"/>
          <w:b/>
          <w:color w:val="333333"/>
        </w:rPr>
      </w:pPr>
    </w:p>
    <w:p w14:paraId="4BC71399" w14:textId="2F47B9D0" w:rsidR="00F7662E" w:rsidRDefault="00F7662E" w:rsidP="00E60200">
      <w:pPr>
        <w:pStyle w:val="NormalWeb"/>
        <w:shd w:val="clear" w:color="auto" w:fill="FFFFFF"/>
        <w:spacing w:before="0" w:beforeAutospacing="0" w:after="203" w:afterAutospacing="0"/>
        <w:rPr>
          <w:rFonts w:ascii="Helvetica" w:hAnsi="Helvetica" w:cs="Helvetica"/>
          <w:b/>
          <w:color w:val="333333"/>
        </w:rPr>
      </w:pPr>
    </w:p>
    <w:p w14:paraId="74E8C7D3" w14:textId="77777777" w:rsidR="00F7662E" w:rsidRDefault="00F7662E" w:rsidP="00F7662E">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Delegation Event Model in Java</w:t>
      </w:r>
    </w:p>
    <w:p w14:paraId="2146DEFE" w14:textId="77777777" w:rsidR="00F7662E" w:rsidRDefault="00F7662E" w:rsidP="00F7662E">
      <w:pPr>
        <w:pStyle w:val="NormalWeb"/>
        <w:shd w:val="clear" w:color="auto" w:fill="FFFFFF"/>
        <w:jc w:val="both"/>
        <w:rPr>
          <w:rFonts w:ascii="Segoe UI" w:hAnsi="Segoe UI" w:cs="Segoe UI"/>
          <w:color w:val="333333"/>
        </w:rPr>
      </w:pPr>
      <w:r>
        <w:rPr>
          <w:rFonts w:ascii="Segoe UI" w:hAnsi="Segoe UI" w:cs="Segoe UI"/>
          <w:color w:val="333333"/>
        </w:rPr>
        <w:t>The Delegation Event model is defined to handle events in GUI </w:t>
      </w:r>
      <w:hyperlink r:id="rId13" w:history="1">
        <w:r>
          <w:rPr>
            <w:rStyle w:val="Hyperlink"/>
            <w:rFonts w:ascii="Segoe UI" w:hAnsi="Segoe UI" w:cs="Segoe UI"/>
            <w:color w:val="008000"/>
          </w:rPr>
          <w:t>programming languages</w:t>
        </w:r>
      </w:hyperlink>
      <w:r>
        <w:rPr>
          <w:rFonts w:ascii="Segoe UI" w:hAnsi="Segoe UI" w:cs="Segoe UI"/>
          <w:color w:val="333333"/>
        </w:rPr>
        <w:t>. The </w:t>
      </w:r>
      <w:hyperlink r:id="rId14" w:history="1">
        <w:r>
          <w:rPr>
            <w:rStyle w:val="Hyperlink"/>
            <w:rFonts w:ascii="Segoe UI" w:hAnsi="Segoe UI" w:cs="Segoe UI"/>
            <w:color w:val="008000"/>
          </w:rPr>
          <w:t>GUI</w:t>
        </w:r>
      </w:hyperlink>
      <w:r>
        <w:rPr>
          <w:rFonts w:ascii="Segoe UI" w:hAnsi="Segoe UI" w:cs="Segoe UI"/>
          <w:color w:val="333333"/>
        </w:rPr>
        <w:t> stands for Graphical User Interface, where a user graphically/visually interacts with the system.</w:t>
      </w:r>
    </w:p>
    <w:p w14:paraId="36E57B22" w14:textId="77777777" w:rsidR="00F7662E" w:rsidRDefault="00F7662E" w:rsidP="00F7662E">
      <w:pPr>
        <w:pStyle w:val="NormalWeb"/>
        <w:shd w:val="clear" w:color="auto" w:fill="FFFFFF"/>
        <w:jc w:val="both"/>
        <w:rPr>
          <w:rFonts w:ascii="Segoe UI" w:hAnsi="Segoe UI" w:cs="Segoe UI"/>
          <w:color w:val="333333"/>
        </w:rPr>
      </w:pPr>
      <w:r>
        <w:rPr>
          <w:rFonts w:ascii="Segoe UI" w:hAnsi="Segoe UI" w:cs="Segoe UI"/>
          <w:color w:val="333333"/>
        </w:rPr>
        <w:t xml:space="preserve">The GUI programming is inherently event-driven; whenever a user initiates an activity such as a mouse activity, clicks, scrolling, etc., each is known as an </w:t>
      </w:r>
      <w:r w:rsidRPr="000C71E6">
        <w:rPr>
          <w:rFonts w:ascii="Segoe UI" w:hAnsi="Segoe UI" w:cs="Segoe UI"/>
          <w:b/>
          <w:bCs/>
          <w:color w:val="333333"/>
        </w:rPr>
        <w:t>event</w:t>
      </w:r>
      <w:r>
        <w:rPr>
          <w:rFonts w:ascii="Segoe UI" w:hAnsi="Segoe UI" w:cs="Segoe UI"/>
          <w:color w:val="333333"/>
        </w:rPr>
        <w:t xml:space="preserve"> that is mapped to a code to respond to functionality to the user. This is known as </w:t>
      </w:r>
      <w:r w:rsidRPr="000C71E6">
        <w:rPr>
          <w:rFonts w:ascii="Segoe UI" w:hAnsi="Segoe UI" w:cs="Segoe UI"/>
          <w:b/>
          <w:bCs/>
          <w:color w:val="333333"/>
        </w:rPr>
        <w:t>event handling.</w:t>
      </w:r>
    </w:p>
    <w:p w14:paraId="6DB0233F" w14:textId="77777777" w:rsidR="00F7662E" w:rsidRDefault="00F7662E" w:rsidP="00E60200">
      <w:pPr>
        <w:pStyle w:val="NormalWeb"/>
        <w:shd w:val="clear" w:color="auto" w:fill="FFFFFF"/>
        <w:spacing w:before="0" w:beforeAutospacing="0" w:after="203" w:afterAutospacing="0"/>
        <w:rPr>
          <w:rFonts w:ascii="Helvetica" w:hAnsi="Helvetica" w:cs="Helvetica"/>
          <w:b/>
          <w:color w:val="333333"/>
        </w:rPr>
      </w:pPr>
    </w:p>
    <w:p w14:paraId="1D22A62A" w14:textId="77777777" w:rsidR="00C05DD4" w:rsidRDefault="00C05DD4" w:rsidP="00E60200">
      <w:pPr>
        <w:pStyle w:val="NormalWeb"/>
        <w:shd w:val="clear" w:color="auto" w:fill="FFFFFF"/>
        <w:spacing w:before="0" w:beforeAutospacing="0" w:after="203" w:afterAutospacing="0"/>
        <w:rPr>
          <w:rFonts w:ascii="Helvetica" w:hAnsi="Helvetica" w:cs="Helvetica"/>
          <w:b/>
          <w:color w:val="333333"/>
        </w:rPr>
      </w:pPr>
    </w:p>
    <w:p w14:paraId="554D6310" w14:textId="77777777" w:rsidR="00307C4B" w:rsidRDefault="00307C4B" w:rsidP="00E60200">
      <w:pPr>
        <w:pStyle w:val="NormalWeb"/>
        <w:shd w:val="clear" w:color="auto" w:fill="FFFFFF"/>
        <w:spacing w:before="0" w:beforeAutospacing="0" w:after="203" w:afterAutospacing="0"/>
        <w:rPr>
          <w:rFonts w:ascii="Helvetica" w:hAnsi="Helvetica" w:cs="Helvetica"/>
          <w:b/>
          <w:color w:val="333333"/>
        </w:rPr>
      </w:pPr>
      <w:r w:rsidRPr="00307C4B">
        <w:rPr>
          <w:rFonts w:ascii="Helvetica" w:hAnsi="Helvetica" w:cs="Helvetica"/>
          <w:b/>
          <w:color w:val="333333"/>
        </w:rPr>
        <w:t xml:space="preserve">Import </w:t>
      </w:r>
      <w:proofErr w:type="spellStart"/>
      <w:proofErr w:type="gramStart"/>
      <w:r>
        <w:rPr>
          <w:rFonts w:ascii="Helvetica" w:hAnsi="Helvetica" w:cs="Helvetica"/>
          <w:b/>
          <w:color w:val="333333"/>
        </w:rPr>
        <w:t>java.util</w:t>
      </w:r>
      <w:proofErr w:type="gramEnd"/>
      <w:r>
        <w:rPr>
          <w:rFonts w:ascii="Helvetica" w:hAnsi="Helvetica" w:cs="Helvetica"/>
          <w:b/>
          <w:color w:val="333333"/>
        </w:rPr>
        <w:t>.EventH</w:t>
      </w:r>
      <w:r w:rsidRPr="00307C4B">
        <w:rPr>
          <w:rFonts w:ascii="Helvetica" w:hAnsi="Helvetica" w:cs="Helvetica"/>
          <w:b/>
          <w:color w:val="333333"/>
        </w:rPr>
        <w:t>andling</w:t>
      </w:r>
      <w:proofErr w:type="spellEnd"/>
    </w:p>
    <w:p w14:paraId="14DE336F" w14:textId="77777777" w:rsidR="003526B3" w:rsidRDefault="003526B3" w:rsidP="00E60200">
      <w:pPr>
        <w:pStyle w:val="NormalWeb"/>
        <w:shd w:val="clear" w:color="auto" w:fill="FFFFFF"/>
        <w:spacing w:before="0" w:beforeAutospacing="0" w:after="203" w:afterAutospacing="0"/>
        <w:rPr>
          <w:rFonts w:ascii="Helvetica" w:hAnsi="Helvetica" w:cs="Helvetica"/>
          <w:b/>
          <w:color w:val="333333"/>
        </w:rPr>
      </w:pPr>
    </w:p>
    <w:p w14:paraId="2B67DBE7" w14:textId="77777777" w:rsidR="003526B3" w:rsidRDefault="003526B3" w:rsidP="00E60200">
      <w:pPr>
        <w:pStyle w:val="NormalWeb"/>
        <w:shd w:val="clear" w:color="auto" w:fill="FFFFFF"/>
        <w:spacing w:before="0" w:beforeAutospacing="0" w:after="203" w:afterAutospacing="0"/>
        <w:rPr>
          <w:rFonts w:ascii="Helvetica" w:hAnsi="Helvetica" w:cs="Helvetica"/>
          <w:b/>
          <w:color w:val="333333"/>
        </w:rPr>
      </w:pPr>
    </w:p>
    <w:p w14:paraId="4A6BF7B2" w14:textId="77777777" w:rsidR="003526B3" w:rsidRPr="003526B3" w:rsidRDefault="003526B3" w:rsidP="003526B3">
      <w:pPr>
        <w:shd w:val="clear" w:color="auto" w:fill="FFFFFF"/>
        <w:spacing w:after="150" w:line="315" w:lineRule="atLeast"/>
        <w:ind w:right="180"/>
        <w:jc w:val="both"/>
        <w:rPr>
          <w:rFonts w:ascii="Helvetica" w:eastAsia="Times New Roman" w:hAnsi="Helvetica" w:cs="Helvetica"/>
          <w:color w:val="333333"/>
          <w:sz w:val="20"/>
          <w:szCs w:val="21"/>
        </w:rPr>
      </w:pPr>
      <w:r w:rsidRPr="003526B3">
        <w:rPr>
          <w:rFonts w:ascii="Times New Roman" w:eastAsia="Times New Roman" w:hAnsi="Times New Roman" w:cs="Times New Roman"/>
          <w:color w:val="333333"/>
          <w:sz w:val="24"/>
          <w:szCs w:val="28"/>
        </w:rPr>
        <w:t>The modern approach to handling events is based on the </w:t>
      </w:r>
      <w:r w:rsidRPr="003526B3">
        <w:rPr>
          <w:rFonts w:ascii="Times New Roman" w:eastAsia="Times New Roman" w:hAnsi="Times New Roman" w:cs="Times New Roman"/>
          <w:i/>
          <w:iCs/>
          <w:color w:val="333333"/>
          <w:sz w:val="24"/>
          <w:szCs w:val="28"/>
        </w:rPr>
        <w:t>delegation event model,</w:t>
      </w:r>
      <w:r w:rsidRPr="003526B3">
        <w:rPr>
          <w:rFonts w:ascii="Times New Roman" w:eastAsia="Times New Roman" w:hAnsi="Times New Roman" w:cs="Times New Roman"/>
          <w:color w:val="333333"/>
          <w:sz w:val="24"/>
          <w:szCs w:val="28"/>
        </w:rPr>
        <w:t> which defines standard and consistent mechanisms to generate and process events. Its concept is quite simple: a </w:t>
      </w:r>
      <w:r w:rsidRPr="003526B3">
        <w:rPr>
          <w:rFonts w:ascii="Times New Roman" w:eastAsia="Times New Roman" w:hAnsi="Times New Roman" w:cs="Times New Roman"/>
          <w:i/>
          <w:iCs/>
          <w:color w:val="333333"/>
          <w:sz w:val="24"/>
          <w:szCs w:val="28"/>
        </w:rPr>
        <w:t>source</w:t>
      </w:r>
      <w:r w:rsidRPr="003526B3">
        <w:rPr>
          <w:rFonts w:ascii="Times New Roman" w:eastAsia="Times New Roman" w:hAnsi="Times New Roman" w:cs="Times New Roman"/>
          <w:color w:val="333333"/>
          <w:sz w:val="24"/>
          <w:szCs w:val="28"/>
        </w:rPr>
        <w:t> generates an event and sends it to one or more </w:t>
      </w:r>
      <w:r w:rsidRPr="003526B3">
        <w:rPr>
          <w:rFonts w:ascii="Times New Roman" w:eastAsia="Times New Roman" w:hAnsi="Times New Roman" w:cs="Times New Roman"/>
          <w:i/>
          <w:iCs/>
          <w:color w:val="333333"/>
          <w:sz w:val="24"/>
          <w:szCs w:val="28"/>
        </w:rPr>
        <w:t>listeners.</w:t>
      </w:r>
      <w:r w:rsidRPr="003526B3">
        <w:rPr>
          <w:rFonts w:ascii="Times New Roman" w:eastAsia="Times New Roman" w:hAnsi="Times New Roman" w:cs="Times New Roman"/>
          <w:color w:val="333333"/>
          <w:sz w:val="24"/>
          <w:szCs w:val="28"/>
        </w:rPr>
        <w:t> In this scheme, the listener simply waits until it receives an event. Once an event is received, the listener processes the event and then returns. The advantage of this design is that the application logic that processes events is cleanly separated from the user interface logic that generates those events. A user interface element is able to “delegate” the processing of an event to a separate piece of code.</w:t>
      </w:r>
    </w:p>
    <w:p w14:paraId="2B0A4C25" w14:textId="77777777" w:rsidR="003526B3" w:rsidRPr="003526B3" w:rsidRDefault="003526B3" w:rsidP="003526B3">
      <w:pPr>
        <w:shd w:val="clear" w:color="auto" w:fill="FFFFFF"/>
        <w:spacing w:after="150" w:line="315" w:lineRule="atLeast"/>
        <w:ind w:right="180"/>
        <w:jc w:val="both"/>
        <w:rPr>
          <w:rFonts w:ascii="Helvetica" w:eastAsia="Times New Roman" w:hAnsi="Helvetica" w:cs="Helvetica"/>
          <w:color w:val="333333"/>
          <w:sz w:val="20"/>
          <w:szCs w:val="21"/>
        </w:rPr>
      </w:pPr>
      <w:r w:rsidRPr="003526B3">
        <w:rPr>
          <w:rFonts w:ascii="Times New Roman" w:eastAsia="Times New Roman" w:hAnsi="Times New Roman" w:cs="Times New Roman"/>
          <w:color w:val="333333"/>
          <w:sz w:val="32"/>
          <w:szCs w:val="36"/>
        </w:rPr>
        <w:t> </w:t>
      </w:r>
    </w:p>
    <w:p w14:paraId="4517F12C" w14:textId="77777777" w:rsidR="003526B3" w:rsidRPr="003526B3" w:rsidRDefault="003526B3" w:rsidP="003526B3">
      <w:pPr>
        <w:shd w:val="clear" w:color="auto" w:fill="FFFFFF"/>
        <w:spacing w:after="150" w:line="315" w:lineRule="atLeast"/>
        <w:ind w:right="180"/>
        <w:jc w:val="both"/>
        <w:rPr>
          <w:rFonts w:ascii="Helvetica" w:eastAsia="Times New Roman" w:hAnsi="Helvetica" w:cs="Helvetica"/>
          <w:color w:val="333333"/>
          <w:sz w:val="20"/>
          <w:szCs w:val="21"/>
        </w:rPr>
      </w:pPr>
      <w:r w:rsidRPr="003526B3">
        <w:rPr>
          <w:rFonts w:ascii="Times New Roman" w:eastAsia="Times New Roman" w:hAnsi="Times New Roman" w:cs="Times New Roman"/>
          <w:color w:val="333333"/>
          <w:sz w:val="24"/>
          <w:szCs w:val="28"/>
        </w:rPr>
        <w:t>In the delegation event model, listeners must register with a source in order to receive an event notification. This provides an important benefit: notifications are sent only to listeners that want to receive them. This is a more efficient way to handle events than the design used by the original Java 1.0 approach. Previously, an event was propagated up the containment hierarchy until it was handled by a component. This required components to receive events that they did not process, and it wasted valuable time. The delegation event model eliminates this overhead.</w:t>
      </w:r>
    </w:p>
    <w:p w14:paraId="428BF4A2" w14:textId="062E9348" w:rsidR="003526B3" w:rsidRDefault="003526B3" w:rsidP="003526B3">
      <w:pPr>
        <w:shd w:val="clear" w:color="auto" w:fill="FFFFFF"/>
        <w:spacing w:after="150" w:line="315" w:lineRule="atLeast"/>
        <w:ind w:right="180"/>
        <w:jc w:val="both"/>
        <w:rPr>
          <w:rFonts w:ascii="Times New Roman" w:eastAsia="Times New Roman" w:hAnsi="Times New Roman" w:cs="Times New Roman"/>
          <w:color w:val="333333"/>
          <w:sz w:val="32"/>
          <w:szCs w:val="36"/>
        </w:rPr>
      </w:pPr>
      <w:r w:rsidRPr="003526B3">
        <w:rPr>
          <w:rFonts w:ascii="Times New Roman" w:eastAsia="Times New Roman" w:hAnsi="Times New Roman" w:cs="Times New Roman"/>
          <w:color w:val="333333"/>
          <w:sz w:val="32"/>
          <w:szCs w:val="36"/>
        </w:rPr>
        <w:t> </w:t>
      </w:r>
    </w:p>
    <w:p w14:paraId="43D4DDD0" w14:textId="584E584A" w:rsidR="000C71E6" w:rsidRDefault="000C71E6" w:rsidP="003526B3">
      <w:pPr>
        <w:shd w:val="clear" w:color="auto" w:fill="FFFFFF"/>
        <w:spacing w:after="150" w:line="315" w:lineRule="atLeast"/>
        <w:ind w:right="180"/>
        <w:jc w:val="both"/>
        <w:rPr>
          <w:rFonts w:ascii="Times New Roman" w:eastAsia="Times New Roman" w:hAnsi="Times New Roman" w:cs="Times New Roman"/>
          <w:color w:val="333333"/>
          <w:sz w:val="32"/>
          <w:szCs w:val="36"/>
        </w:rPr>
      </w:pPr>
    </w:p>
    <w:p w14:paraId="509E0605" w14:textId="5959C050" w:rsidR="000C71E6" w:rsidRDefault="000C71E6" w:rsidP="003526B3">
      <w:pPr>
        <w:shd w:val="clear" w:color="auto" w:fill="FFFFFF"/>
        <w:spacing w:after="150" w:line="315" w:lineRule="atLeast"/>
        <w:ind w:right="180"/>
        <w:jc w:val="both"/>
        <w:rPr>
          <w:rFonts w:ascii="Times New Roman" w:eastAsia="Times New Roman" w:hAnsi="Times New Roman" w:cs="Times New Roman"/>
          <w:color w:val="333333"/>
          <w:sz w:val="32"/>
          <w:szCs w:val="36"/>
        </w:rPr>
      </w:pPr>
    </w:p>
    <w:p w14:paraId="63339660" w14:textId="4D1CCE7F" w:rsidR="000C71E6" w:rsidRDefault="000C71E6" w:rsidP="003526B3">
      <w:pPr>
        <w:shd w:val="clear" w:color="auto" w:fill="FFFFFF"/>
        <w:spacing w:after="150" w:line="315" w:lineRule="atLeast"/>
        <w:ind w:right="180"/>
        <w:jc w:val="both"/>
        <w:rPr>
          <w:rFonts w:ascii="Times New Roman" w:eastAsia="Times New Roman" w:hAnsi="Times New Roman" w:cs="Times New Roman"/>
          <w:color w:val="333333"/>
          <w:sz w:val="32"/>
          <w:szCs w:val="36"/>
        </w:rPr>
      </w:pPr>
    </w:p>
    <w:p w14:paraId="652AAE02" w14:textId="77777777" w:rsidR="000C71E6" w:rsidRPr="003526B3" w:rsidRDefault="000C71E6" w:rsidP="003526B3">
      <w:pPr>
        <w:shd w:val="clear" w:color="auto" w:fill="FFFFFF"/>
        <w:spacing w:after="150" w:line="315" w:lineRule="atLeast"/>
        <w:ind w:right="180"/>
        <w:jc w:val="both"/>
        <w:rPr>
          <w:rFonts w:ascii="Helvetica" w:eastAsia="Times New Roman" w:hAnsi="Helvetica" w:cs="Helvetica"/>
          <w:color w:val="333333"/>
          <w:sz w:val="20"/>
          <w:szCs w:val="21"/>
        </w:rPr>
      </w:pPr>
    </w:p>
    <w:p w14:paraId="0E34C7EA" w14:textId="77777777" w:rsidR="003526B3" w:rsidRPr="003526B3" w:rsidRDefault="003526B3" w:rsidP="003526B3">
      <w:pPr>
        <w:shd w:val="clear" w:color="auto" w:fill="FFFFFF"/>
        <w:spacing w:after="150" w:line="315" w:lineRule="atLeast"/>
        <w:ind w:right="180"/>
        <w:jc w:val="both"/>
        <w:rPr>
          <w:rFonts w:ascii="Helvetica" w:eastAsia="Times New Roman" w:hAnsi="Helvetica" w:cs="Helvetica"/>
          <w:color w:val="333333"/>
          <w:sz w:val="16"/>
          <w:szCs w:val="21"/>
        </w:rPr>
      </w:pPr>
      <w:r w:rsidRPr="003526B3">
        <w:rPr>
          <w:rFonts w:ascii="Times New Roman" w:eastAsia="Times New Roman" w:hAnsi="Times New Roman" w:cs="Times New Roman"/>
          <w:color w:val="333333"/>
          <w:sz w:val="20"/>
          <w:szCs w:val="28"/>
        </w:rPr>
        <w:t>The following sections define events and describe the roles of sources and listeners.</w:t>
      </w:r>
    </w:p>
    <w:p w14:paraId="19E6266A" w14:textId="77777777" w:rsidR="003526B3" w:rsidRDefault="003526B3" w:rsidP="00E60200">
      <w:pPr>
        <w:pStyle w:val="NormalWeb"/>
        <w:shd w:val="clear" w:color="auto" w:fill="FFFFFF"/>
        <w:spacing w:before="0" w:beforeAutospacing="0" w:after="203" w:afterAutospacing="0"/>
        <w:rPr>
          <w:rFonts w:ascii="Helvetica" w:hAnsi="Helvetica" w:cs="Helvetica"/>
          <w:b/>
          <w:color w:val="333333"/>
        </w:rPr>
      </w:pPr>
      <w:r w:rsidRPr="003526B3">
        <w:rPr>
          <w:rFonts w:ascii="Helvetica" w:hAnsi="Helvetica" w:cs="Helvetica"/>
          <w:b/>
          <w:noProof/>
          <w:color w:val="333333"/>
        </w:rPr>
        <w:drawing>
          <wp:inline distT="0" distB="0" distL="0" distR="0" wp14:anchorId="54B54EF1" wp14:editId="4AA25AF4">
            <wp:extent cx="5943600" cy="3676650"/>
            <wp:effectExtent l="0" t="0" r="0" b="0"/>
            <wp:docPr id="3"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5090656"/>
                      <a:chOff x="457200" y="1513344"/>
                      <a:chExt cx="8229600" cy="5090656"/>
                    </a:xfrm>
                  </a:grpSpPr>
                  <a:sp>
                    <a:nvSpPr>
                      <a:cNvPr id="5" name="Rectangle 4"/>
                      <a:cNvSpPr/>
                    </a:nvSpPr>
                    <a:spPr>
                      <a:xfrm>
                        <a:off x="457200" y="1513344"/>
                        <a:ext cx="8229600" cy="2677656"/>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Font typeface="Wingdings" pitchFamily="2" charset="2"/>
                            <a:buChar char="Ø"/>
                          </a:pPr>
                          <a:r>
                            <a:rPr lang="en-US" sz="2800" dirty="0" smtClean="0"/>
                            <a:t>The Delegation Event Model</a:t>
                          </a:r>
                        </a:p>
                        <a:p>
                          <a:pPr marL="401638">
                            <a:buFont typeface="Arial" pitchFamily="34" charset="0"/>
                            <a:buChar char="•"/>
                          </a:pPr>
                          <a:r>
                            <a:rPr lang="en-US" sz="2800" dirty="0" smtClean="0"/>
                            <a:t> Model used by Java to handle user interaction</a:t>
                          </a:r>
                        </a:p>
                        <a:p>
                          <a:pPr marL="457200" indent="-457200"/>
                          <a:r>
                            <a:rPr lang="en-US" sz="2800" dirty="0" smtClean="0"/>
                            <a:t>        with GUI components</a:t>
                          </a:r>
                        </a:p>
                        <a:p>
                          <a:pPr marL="401638">
                            <a:buFont typeface="Arial" pitchFamily="34" charset="0"/>
                            <a:buChar char="•"/>
                          </a:pPr>
                          <a:r>
                            <a:rPr lang="en-US" sz="2800" dirty="0" smtClean="0"/>
                            <a:t> Describes how your program can respond to user</a:t>
                          </a:r>
                        </a:p>
                        <a:p>
                          <a:r>
                            <a:rPr lang="en-US" sz="2800" dirty="0" smtClean="0"/>
                            <a:t>        interaction</a:t>
                          </a:r>
                        </a:p>
                        <a:p>
                          <a:r>
                            <a:rPr lang="en-US" sz="2800" dirty="0" smtClean="0"/>
                            <a:t> </a:t>
                          </a:r>
                          <a:endParaRPr lang="en-US" sz="2800" dirty="0"/>
                        </a:p>
                      </a:txBody>
                      <a:useSpRect/>
                    </a:txSp>
                  </a:sp>
                  <a:graphicFrame>
                    <a:nvGraphicFramePr>
                      <a:cNvPr id="10" name="Diagram 9"/>
                      <a:cNvGraphicFramePr/>
                    </a:nvGraphicFramePr>
                    <a:graphic>
                      <a:graphicData uri="http://schemas.openxmlformats.org/drawingml/2006/diagram">
                        <dgm:relIds xmlns:dgm="http://schemas.openxmlformats.org/drawingml/2006/diagram" xmlns:r="http://schemas.openxmlformats.org/officeDocument/2006/relationships" r:dm="rId15" r:lo="rId16" r:qs="rId17" r:cs="rId18"/>
                      </a:graphicData>
                    </a:graphic>
                    <a:xfrm>
                      <a:off x="1676400" y="3657600"/>
                      <a:ext cx="6172200" cy="2946400"/>
                    </a:xfrm>
                  </a:graphicFrame>
                </lc:lockedCanvas>
              </a:graphicData>
            </a:graphic>
          </wp:inline>
        </w:drawing>
      </w:r>
    </w:p>
    <w:tbl>
      <w:tblPr>
        <w:tblW w:w="7892" w:type="dxa"/>
        <w:tblCellMar>
          <w:left w:w="0" w:type="dxa"/>
          <w:right w:w="0" w:type="dxa"/>
        </w:tblCellMar>
        <w:tblLook w:val="04A0" w:firstRow="1" w:lastRow="0" w:firstColumn="1" w:lastColumn="0" w:noHBand="0" w:noVBand="1"/>
      </w:tblPr>
      <w:tblGrid>
        <w:gridCol w:w="3946"/>
        <w:gridCol w:w="3946"/>
      </w:tblGrid>
      <w:tr w:rsidR="003526B3" w:rsidRPr="003526B3" w14:paraId="0F2345D9" w14:textId="77777777" w:rsidTr="00DB6DF7">
        <w:trPr>
          <w:trHeight w:val="635"/>
        </w:trPr>
        <w:tc>
          <w:tcPr>
            <w:tcW w:w="3946" w:type="dxa"/>
            <w:tcBorders>
              <w:top w:val="single" w:sz="8" w:space="0" w:color="8064A2"/>
              <w:left w:val="nil"/>
              <w:bottom w:val="single" w:sz="8" w:space="0" w:color="8064A2"/>
              <w:right w:val="nil"/>
            </w:tcBorders>
            <w:shd w:val="clear" w:color="auto" w:fill="auto"/>
            <w:tcMar>
              <w:top w:w="72" w:type="dxa"/>
              <w:left w:w="144" w:type="dxa"/>
              <w:bottom w:w="72" w:type="dxa"/>
              <w:right w:w="144" w:type="dxa"/>
            </w:tcMar>
            <w:hideMark/>
          </w:tcPr>
          <w:p w14:paraId="2D5C7225" w14:textId="77777777" w:rsidR="00E52CC4" w:rsidRPr="003526B3" w:rsidRDefault="003526B3" w:rsidP="003526B3">
            <w:pPr>
              <w:pStyle w:val="NormalWeb"/>
              <w:shd w:val="clear" w:color="auto" w:fill="FFFFFF"/>
              <w:spacing w:after="203"/>
              <w:rPr>
                <w:rFonts w:ascii="Helvetica" w:hAnsi="Helvetica" w:cs="Helvetica"/>
                <w:b/>
                <w:color w:val="333333"/>
              </w:rPr>
            </w:pPr>
            <w:r w:rsidRPr="003526B3">
              <w:rPr>
                <w:rFonts w:ascii="Helvetica" w:hAnsi="Helvetica" w:cs="Helvetica"/>
                <w:b/>
                <w:bCs/>
                <w:color w:val="333333"/>
              </w:rPr>
              <w:t xml:space="preserve">Event Source </w:t>
            </w:r>
          </w:p>
        </w:tc>
        <w:tc>
          <w:tcPr>
            <w:tcW w:w="3946" w:type="dxa"/>
            <w:tcBorders>
              <w:top w:val="single" w:sz="8" w:space="0" w:color="8064A2"/>
              <w:left w:val="nil"/>
              <w:bottom w:val="single" w:sz="8" w:space="0" w:color="8064A2"/>
              <w:right w:val="nil"/>
            </w:tcBorders>
            <w:shd w:val="clear" w:color="auto" w:fill="auto"/>
            <w:tcMar>
              <w:top w:w="72" w:type="dxa"/>
              <w:left w:w="144" w:type="dxa"/>
              <w:bottom w:w="72" w:type="dxa"/>
              <w:right w:w="144" w:type="dxa"/>
            </w:tcMar>
            <w:hideMark/>
          </w:tcPr>
          <w:p w14:paraId="4E93D3C7" w14:textId="77777777" w:rsidR="00E52CC4" w:rsidRPr="003526B3" w:rsidRDefault="00E52CC4" w:rsidP="003526B3">
            <w:pPr>
              <w:pStyle w:val="NormalWeb"/>
              <w:numPr>
                <w:ilvl w:val="0"/>
                <w:numId w:val="1"/>
              </w:numPr>
              <w:shd w:val="clear" w:color="auto" w:fill="FFFFFF"/>
              <w:spacing w:after="203"/>
              <w:rPr>
                <w:rFonts w:ascii="Helvetica" w:hAnsi="Helvetica" w:cs="Helvetica"/>
                <w:b/>
                <w:color w:val="333333"/>
              </w:rPr>
            </w:pPr>
            <w:r w:rsidRPr="003526B3">
              <w:rPr>
                <w:rFonts w:ascii="Helvetica" w:hAnsi="Helvetica" w:cs="Helvetica"/>
                <w:b/>
                <w:color w:val="333333"/>
              </w:rPr>
              <w:t>GUI component that generates the event</w:t>
            </w:r>
          </w:p>
          <w:p w14:paraId="18304712" w14:textId="77777777" w:rsidR="00E52CC4" w:rsidRPr="003526B3" w:rsidRDefault="00E52CC4" w:rsidP="003526B3">
            <w:pPr>
              <w:pStyle w:val="NormalWeb"/>
              <w:numPr>
                <w:ilvl w:val="0"/>
                <w:numId w:val="1"/>
              </w:numPr>
              <w:shd w:val="clear" w:color="auto" w:fill="FFFFFF"/>
              <w:spacing w:after="203"/>
              <w:rPr>
                <w:rFonts w:ascii="Helvetica" w:hAnsi="Helvetica" w:cs="Helvetica"/>
                <w:b/>
                <w:color w:val="333333"/>
              </w:rPr>
            </w:pPr>
            <w:r w:rsidRPr="003526B3">
              <w:rPr>
                <w:rFonts w:ascii="Helvetica" w:hAnsi="Helvetica" w:cs="Helvetica"/>
                <w:b/>
                <w:color w:val="333333"/>
              </w:rPr>
              <w:t xml:space="preserve">Example: button </w:t>
            </w:r>
          </w:p>
        </w:tc>
      </w:tr>
      <w:tr w:rsidR="003526B3" w:rsidRPr="003526B3" w14:paraId="2CB3EDB3" w14:textId="77777777" w:rsidTr="00DB6DF7">
        <w:trPr>
          <w:trHeight w:val="2044"/>
        </w:trPr>
        <w:tc>
          <w:tcPr>
            <w:tcW w:w="3946" w:type="dxa"/>
            <w:tcBorders>
              <w:top w:val="single" w:sz="8" w:space="0" w:color="8064A2"/>
              <w:left w:val="nil"/>
              <w:bottom w:val="nil"/>
              <w:right w:val="nil"/>
            </w:tcBorders>
            <w:shd w:val="clear" w:color="auto" w:fill="EDEAF0"/>
            <w:tcMar>
              <w:top w:w="72" w:type="dxa"/>
              <w:left w:w="144" w:type="dxa"/>
              <w:bottom w:w="72" w:type="dxa"/>
              <w:right w:w="144" w:type="dxa"/>
            </w:tcMar>
            <w:hideMark/>
          </w:tcPr>
          <w:p w14:paraId="573B542C" w14:textId="77777777" w:rsidR="00E52CC4" w:rsidRPr="003526B3" w:rsidRDefault="003526B3" w:rsidP="003526B3">
            <w:pPr>
              <w:pStyle w:val="NormalWeb"/>
              <w:shd w:val="clear" w:color="auto" w:fill="FFFFFF"/>
              <w:spacing w:after="203"/>
              <w:rPr>
                <w:rFonts w:ascii="Helvetica" w:hAnsi="Helvetica" w:cs="Helvetica"/>
                <w:b/>
                <w:color w:val="333333"/>
              </w:rPr>
            </w:pPr>
            <w:r w:rsidRPr="003526B3">
              <w:rPr>
                <w:rFonts w:ascii="Helvetica" w:hAnsi="Helvetica" w:cs="Helvetica"/>
                <w:b/>
                <w:bCs/>
                <w:color w:val="333333"/>
              </w:rPr>
              <w:t xml:space="preserve">Event Listener/Handler </w:t>
            </w:r>
          </w:p>
        </w:tc>
        <w:tc>
          <w:tcPr>
            <w:tcW w:w="3946" w:type="dxa"/>
            <w:tcBorders>
              <w:top w:val="single" w:sz="8" w:space="0" w:color="8064A2"/>
              <w:left w:val="nil"/>
              <w:bottom w:val="nil"/>
              <w:right w:val="nil"/>
            </w:tcBorders>
            <w:shd w:val="clear" w:color="auto" w:fill="EDEAF0"/>
            <w:tcMar>
              <w:top w:w="72" w:type="dxa"/>
              <w:left w:w="144" w:type="dxa"/>
              <w:bottom w:w="72" w:type="dxa"/>
              <w:right w:w="144" w:type="dxa"/>
            </w:tcMar>
            <w:hideMark/>
          </w:tcPr>
          <w:p w14:paraId="1A18FA9F" w14:textId="77777777" w:rsidR="00E52CC4" w:rsidRPr="003526B3" w:rsidRDefault="00E52CC4" w:rsidP="003526B3">
            <w:pPr>
              <w:pStyle w:val="NormalWeb"/>
              <w:numPr>
                <w:ilvl w:val="0"/>
                <w:numId w:val="2"/>
              </w:numPr>
              <w:shd w:val="clear" w:color="auto" w:fill="FFFFFF"/>
              <w:spacing w:after="203"/>
              <w:rPr>
                <w:rFonts w:ascii="Helvetica" w:hAnsi="Helvetica" w:cs="Helvetica"/>
                <w:b/>
                <w:color w:val="333333"/>
              </w:rPr>
            </w:pPr>
            <w:r w:rsidRPr="003526B3">
              <w:rPr>
                <w:rFonts w:ascii="Helvetica" w:hAnsi="Helvetica" w:cs="Helvetica"/>
                <w:b/>
                <w:color w:val="333333"/>
              </w:rPr>
              <w:t>Receives and handles events</w:t>
            </w:r>
          </w:p>
          <w:p w14:paraId="4B53690C" w14:textId="77777777" w:rsidR="00E52CC4" w:rsidRPr="003526B3" w:rsidRDefault="00E52CC4" w:rsidP="003526B3">
            <w:pPr>
              <w:pStyle w:val="NormalWeb"/>
              <w:numPr>
                <w:ilvl w:val="0"/>
                <w:numId w:val="2"/>
              </w:numPr>
              <w:shd w:val="clear" w:color="auto" w:fill="FFFFFF"/>
              <w:spacing w:after="203"/>
              <w:rPr>
                <w:rFonts w:ascii="Helvetica" w:hAnsi="Helvetica" w:cs="Helvetica"/>
                <w:b/>
                <w:color w:val="333333"/>
              </w:rPr>
            </w:pPr>
            <w:r w:rsidRPr="003526B3">
              <w:rPr>
                <w:rFonts w:ascii="Helvetica" w:hAnsi="Helvetica" w:cs="Helvetica"/>
                <w:b/>
                <w:color w:val="333333"/>
              </w:rPr>
              <w:t xml:space="preserve"> Contains business logic</w:t>
            </w:r>
          </w:p>
          <w:p w14:paraId="59F1CF8B" w14:textId="77777777" w:rsidR="00E52CC4" w:rsidRPr="00DB6DF7" w:rsidRDefault="00E52CC4" w:rsidP="003526B3">
            <w:pPr>
              <w:pStyle w:val="NormalWeb"/>
              <w:numPr>
                <w:ilvl w:val="0"/>
                <w:numId w:val="2"/>
              </w:numPr>
              <w:shd w:val="clear" w:color="auto" w:fill="FFFFFF"/>
              <w:spacing w:after="203"/>
              <w:rPr>
                <w:rFonts w:ascii="Helvetica" w:hAnsi="Helvetica" w:cs="Helvetica"/>
                <w:b/>
                <w:color w:val="333333"/>
              </w:rPr>
            </w:pPr>
            <w:r w:rsidRPr="003526B3">
              <w:rPr>
                <w:rFonts w:ascii="Helvetica" w:hAnsi="Helvetica" w:cs="Helvetica"/>
                <w:b/>
                <w:color w:val="333333"/>
              </w:rPr>
              <w:t xml:space="preserve"> Example: displaying information useful </w:t>
            </w:r>
            <w:r w:rsidR="003526B3" w:rsidRPr="00DB6DF7">
              <w:rPr>
                <w:rFonts w:ascii="Helvetica" w:hAnsi="Helvetica" w:cs="Helvetica"/>
                <w:b/>
                <w:color w:val="333333"/>
              </w:rPr>
              <w:t>to the user, computing a value.</w:t>
            </w:r>
          </w:p>
        </w:tc>
      </w:tr>
      <w:tr w:rsidR="003526B3" w:rsidRPr="003526B3" w14:paraId="01BBD930" w14:textId="77777777" w:rsidTr="00DB6DF7">
        <w:trPr>
          <w:trHeight w:val="2426"/>
        </w:trPr>
        <w:tc>
          <w:tcPr>
            <w:tcW w:w="3946" w:type="dxa"/>
            <w:tcBorders>
              <w:top w:val="nil"/>
              <w:left w:val="nil"/>
              <w:bottom w:val="single" w:sz="8" w:space="0" w:color="8064A2"/>
              <w:right w:val="nil"/>
            </w:tcBorders>
            <w:shd w:val="clear" w:color="auto" w:fill="auto"/>
            <w:tcMar>
              <w:top w:w="72" w:type="dxa"/>
              <w:left w:w="144" w:type="dxa"/>
              <w:bottom w:w="72" w:type="dxa"/>
              <w:right w:w="144" w:type="dxa"/>
            </w:tcMar>
            <w:hideMark/>
          </w:tcPr>
          <w:p w14:paraId="0DB2BC94" w14:textId="77777777" w:rsidR="00E52CC4" w:rsidRPr="003526B3" w:rsidRDefault="003526B3" w:rsidP="003526B3">
            <w:pPr>
              <w:pStyle w:val="NormalWeb"/>
              <w:shd w:val="clear" w:color="auto" w:fill="FFFFFF"/>
              <w:spacing w:after="203"/>
              <w:rPr>
                <w:rFonts w:ascii="Helvetica" w:hAnsi="Helvetica" w:cs="Helvetica"/>
                <w:b/>
                <w:color w:val="333333"/>
              </w:rPr>
            </w:pPr>
            <w:r w:rsidRPr="003526B3">
              <w:rPr>
                <w:rFonts w:ascii="Helvetica" w:hAnsi="Helvetica" w:cs="Helvetica"/>
                <w:b/>
                <w:bCs/>
                <w:color w:val="333333"/>
              </w:rPr>
              <w:lastRenderedPageBreak/>
              <w:t xml:space="preserve">Event object </w:t>
            </w:r>
          </w:p>
        </w:tc>
        <w:tc>
          <w:tcPr>
            <w:tcW w:w="3946" w:type="dxa"/>
            <w:tcBorders>
              <w:top w:val="nil"/>
              <w:left w:val="nil"/>
              <w:bottom w:val="single" w:sz="8" w:space="0" w:color="8064A2"/>
              <w:right w:val="nil"/>
            </w:tcBorders>
            <w:shd w:val="clear" w:color="auto" w:fill="auto"/>
            <w:tcMar>
              <w:top w:w="72" w:type="dxa"/>
              <w:left w:w="144" w:type="dxa"/>
              <w:bottom w:w="72" w:type="dxa"/>
              <w:right w:w="144" w:type="dxa"/>
            </w:tcMar>
            <w:hideMark/>
          </w:tcPr>
          <w:p w14:paraId="1CF9375C" w14:textId="77777777" w:rsidR="00E52CC4" w:rsidRPr="003526B3" w:rsidRDefault="00E52CC4" w:rsidP="003526B3">
            <w:pPr>
              <w:pStyle w:val="NormalWeb"/>
              <w:numPr>
                <w:ilvl w:val="0"/>
                <w:numId w:val="3"/>
              </w:numPr>
              <w:shd w:val="clear" w:color="auto" w:fill="FFFFFF"/>
              <w:spacing w:after="203"/>
              <w:rPr>
                <w:rFonts w:ascii="Helvetica" w:hAnsi="Helvetica" w:cs="Helvetica"/>
                <w:b/>
                <w:color w:val="333333"/>
              </w:rPr>
            </w:pPr>
            <w:r w:rsidRPr="003526B3">
              <w:rPr>
                <w:rFonts w:ascii="Helvetica" w:hAnsi="Helvetica" w:cs="Helvetica"/>
                <w:b/>
                <w:color w:val="333333"/>
              </w:rPr>
              <w:t xml:space="preserve"> Created when an event occurs (i.e., user interacts with a GUI component).</w:t>
            </w:r>
          </w:p>
          <w:p w14:paraId="1FCD83BD" w14:textId="77777777" w:rsidR="00E52CC4" w:rsidRPr="003526B3" w:rsidRDefault="00E52CC4" w:rsidP="003526B3">
            <w:pPr>
              <w:pStyle w:val="NormalWeb"/>
              <w:numPr>
                <w:ilvl w:val="0"/>
                <w:numId w:val="3"/>
              </w:numPr>
              <w:shd w:val="clear" w:color="auto" w:fill="FFFFFF"/>
              <w:spacing w:after="203"/>
              <w:rPr>
                <w:rFonts w:ascii="Helvetica" w:hAnsi="Helvetica" w:cs="Helvetica"/>
                <w:b/>
                <w:color w:val="333333"/>
              </w:rPr>
            </w:pPr>
            <w:r w:rsidRPr="003526B3">
              <w:rPr>
                <w:rFonts w:ascii="Helvetica" w:hAnsi="Helvetica" w:cs="Helvetica"/>
                <w:b/>
                <w:color w:val="333333"/>
              </w:rPr>
              <w:t xml:space="preserve"> Contains all necessary information about the event that has occurred</w:t>
            </w:r>
          </w:p>
          <w:p w14:paraId="2A43AFCB" w14:textId="77777777" w:rsidR="00E52CC4" w:rsidRPr="003526B3" w:rsidRDefault="00E52CC4" w:rsidP="003526B3">
            <w:pPr>
              <w:pStyle w:val="NormalWeb"/>
              <w:numPr>
                <w:ilvl w:val="0"/>
                <w:numId w:val="3"/>
              </w:numPr>
              <w:shd w:val="clear" w:color="auto" w:fill="FFFFFF"/>
              <w:spacing w:after="203"/>
              <w:rPr>
                <w:rFonts w:ascii="Helvetica" w:hAnsi="Helvetica" w:cs="Helvetica"/>
                <w:b/>
                <w:color w:val="333333"/>
              </w:rPr>
            </w:pPr>
            <w:r w:rsidRPr="003526B3">
              <w:rPr>
                <w:rFonts w:ascii="Helvetica" w:hAnsi="Helvetica" w:cs="Helvetica"/>
                <w:b/>
                <w:color w:val="333333"/>
              </w:rPr>
              <w:t xml:space="preserve"> Type of event that has occurred Source of the event represented by an Event class </w:t>
            </w:r>
          </w:p>
        </w:tc>
      </w:tr>
    </w:tbl>
    <w:p w14:paraId="1E87C322" w14:textId="77777777" w:rsidR="003526B3" w:rsidRPr="00307C4B" w:rsidRDefault="00DB6DF7" w:rsidP="00E60200">
      <w:pPr>
        <w:pStyle w:val="NormalWeb"/>
        <w:shd w:val="clear" w:color="auto" w:fill="FFFFFF"/>
        <w:spacing w:before="0" w:beforeAutospacing="0" w:after="203" w:afterAutospacing="0"/>
        <w:rPr>
          <w:rFonts w:ascii="Helvetica" w:hAnsi="Helvetica" w:cs="Helvetica"/>
          <w:b/>
          <w:color w:val="333333"/>
        </w:rPr>
      </w:pPr>
      <w:r w:rsidRPr="00DB6DF7">
        <w:rPr>
          <w:rFonts w:ascii="Helvetica" w:hAnsi="Helvetica" w:cs="Helvetica"/>
          <w:b/>
          <w:noProof/>
          <w:color w:val="333333"/>
        </w:rPr>
        <w:drawing>
          <wp:inline distT="0" distB="0" distL="0" distR="0" wp14:anchorId="51880F97" wp14:editId="6BCB0299">
            <wp:extent cx="5943600" cy="5673090"/>
            <wp:effectExtent l="0" t="0" r="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172200" cy="5891213"/>
                      <a:chOff x="1371600" y="228600"/>
                      <a:chExt cx="6172200" cy="5891213"/>
                    </a:xfrm>
                  </a:grpSpPr>
                  <a:pic>
                    <a:nvPicPr>
                      <a:cNvPr id="1026" name="Picture 2"/>
                      <a:cNvPicPr>
                        <a:picLocks noChangeAspect="1" noChangeArrowheads="1"/>
                      </a:cNvPicPr>
                    </a:nvPicPr>
                    <a:blipFill>
                      <a:blip r:embed="rId20"/>
                      <a:srcRect/>
                      <a:stretch>
                        <a:fillRect/>
                      </a:stretch>
                    </a:blipFill>
                    <a:spPr bwMode="auto">
                      <a:xfrm>
                        <a:off x="2971800" y="1752600"/>
                        <a:ext cx="4329111" cy="4367213"/>
                      </a:xfrm>
                      <a:prstGeom prst="rect">
                        <a:avLst/>
                      </a:prstGeom>
                      <a:noFill/>
                      <a:ln w="9525">
                        <a:noFill/>
                        <a:miter lim="800000"/>
                        <a:headEnd/>
                        <a:tailEnd/>
                      </a:ln>
                      <a:effectLst/>
                    </a:spPr>
                  </a:pic>
                  <a:sp>
                    <a:nvSpPr>
                      <a:cNvPr id="4" name="Title 1"/>
                      <a:cNvSpPr txBox="1">
                        <a:spLocks/>
                      </a:cNvSpPr>
                    </a:nvSpPr>
                    <a:spPr>
                      <a:xfrm>
                        <a:off x="1371600" y="228600"/>
                        <a:ext cx="6172200" cy="715962"/>
                      </a:xfrm>
                      <a:prstGeom prst="rect">
                        <a:avLst/>
                      </a:prstGeom>
                    </a:spPr>
                    <a:txSp>
                      <a:txBody>
                        <a:bodyPr vert="horz" lIns="91440" tIns="45720" rIns="91440" bIns="45720" rtlCol="0" anchor="ctr">
                          <a:normAutofit fontScale="60000" lnSpcReduction="20000"/>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lvl="0">
                            <a:spcBef>
                              <a:spcPct val="0"/>
                            </a:spcBef>
                            <a:defRPr/>
                          </a:pPr>
                          <a:r>
                            <a:rPr lang="en-US" sz="4400" b="1" dirty="0" smtClean="0"/>
                            <a:t>Control Flow of Delegation Event Model</a:t>
                          </a:r>
                          <a:endParaRPr kumimoji="0" lang="en-US" sz="4400" b="0" i="0" u="none" strike="noStrike" kern="1200" cap="none" spc="0" normalizeH="0" baseline="0" noProof="0" dirty="0">
                            <a:ln>
                              <a:noFill/>
                            </a:ln>
                            <a:solidFill>
                              <a:schemeClr val="lt1"/>
                            </a:solidFill>
                            <a:effectLst/>
                            <a:uLnTx/>
                            <a:uFillTx/>
                            <a:latin typeface="+mn-lt"/>
                            <a:ea typeface="+mn-ea"/>
                            <a:cs typeface="+mn-cs"/>
                          </a:endParaRPr>
                        </a:p>
                      </a:txBody>
                      <a:useSpRect/>
                    </a:txSp>
                    <a:style>
                      <a:lnRef idx="3">
                        <a:schemeClr val="lt1"/>
                      </a:lnRef>
                      <a:fillRef idx="1">
                        <a:schemeClr val="accent4"/>
                      </a:fillRef>
                      <a:effectRef idx="1">
                        <a:schemeClr val="accent4"/>
                      </a:effectRef>
                      <a:fontRef idx="minor">
                        <a:schemeClr val="lt1"/>
                      </a:fontRef>
                    </a:style>
                  </a:sp>
                </lc:lockedCanvas>
              </a:graphicData>
            </a:graphic>
          </wp:inline>
        </w:drawing>
      </w:r>
    </w:p>
    <w:p w14:paraId="5955A7C6" w14:textId="77777777" w:rsidR="00443B40" w:rsidRPr="00443B40" w:rsidRDefault="00443B40" w:rsidP="00443B40">
      <w:pPr>
        <w:shd w:val="clear" w:color="auto" w:fill="FFFFFF"/>
        <w:spacing w:after="150" w:line="315" w:lineRule="atLeast"/>
        <w:ind w:right="180"/>
        <w:jc w:val="both"/>
        <w:rPr>
          <w:rFonts w:ascii="Helvetica" w:eastAsia="Times New Roman" w:hAnsi="Helvetica" w:cs="Helvetica"/>
          <w:color w:val="333333"/>
          <w:sz w:val="21"/>
          <w:szCs w:val="21"/>
        </w:rPr>
      </w:pPr>
      <w:r w:rsidRPr="00443B40">
        <w:rPr>
          <w:rFonts w:ascii="Arial" w:eastAsia="Times New Roman" w:hAnsi="Arial" w:cs="Arial"/>
          <w:b/>
          <w:bCs/>
          <w:color w:val="333333"/>
          <w:sz w:val="44"/>
          <w:szCs w:val="44"/>
        </w:rPr>
        <w:lastRenderedPageBreak/>
        <w:t>Events</w:t>
      </w:r>
    </w:p>
    <w:p w14:paraId="46123F28" w14:textId="77777777" w:rsidR="00443B40" w:rsidRPr="00443B40" w:rsidRDefault="00443B40" w:rsidP="00443B40">
      <w:pPr>
        <w:shd w:val="clear" w:color="auto" w:fill="FFFFFF"/>
        <w:spacing w:after="150" w:line="315" w:lineRule="atLeast"/>
        <w:ind w:right="18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36"/>
          <w:szCs w:val="36"/>
        </w:rPr>
        <w:t> </w:t>
      </w:r>
    </w:p>
    <w:p w14:paraId="450DAE68" w14:textId="77777777" w:rsidR="00443B40" w:rsidRPr="00443B40" w:rsidRDefault="00443B40" w:rsidP="00443B40">
      <w:pPr>
        <w:shd w:val="clear" w:color="auto" w:fill="FFFFFF"/>
        <w:spacing w:after="150" w:line="315" w:lineRule="atLeast"/>
        <w:ind w:right="18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28"/>
          <w:szCs w:val="28"/>
        </w:rPr>
        <w:t xml:space="preserve">In the delegation model, </w:t>
      </w:r>
      <w:r w:rsidRPr="0086614F">
        <w:rPr>
          <w:rFonts w:ascii="Times New Roman" w:eastAsia="Times New Roman" w:hAnsi="Times New Roman" w:cs="Times New Roman"/>
          <w:b/>
          <w:bCs/>
          <w:color w:val="333333"/>
          <w:sz w:val="28"/>
          <w:szCs w:val="28"/>
        </w:rPr>
        <w:t>an </w:t>
      </w:r>
      <w:r w:rsidRPr="0086614F">
        <w:rPr>
          <w:rFonts w:ascii="Times New Roman" w:eastAsia="Times New Roman" w:hAnsi="Times New Roman" w:cs="Times New Roman"/>
          <w:b/>
          <w:bCs/>
          <w:i/>
          <w:iCs/>
          <w:color w:val="333333"/>
          <w:sz w:val="28"/>
          <w:szCs w:val="28"/>
        </w:rPr>
        <w:t>event</w:t>
      </w:r>
      <w:r w:rsidRPr="0086614F">
        <w:rPr>
          <w:rFonts w:ascii="Times New Roman" w:eastAsia="Times New Roman" w:hAnsi="Times New Roman" w:cs="Times New Roman"/>
          <w:b/>
          <w:bCs/>
          <w:color w:val="333333"/>
          <w:sz w:val="28"/>
          <w:szCs w:val="28"/>
        </w:rPr>
        <w:t> is</w:t>
      </w:r>
      <w:r w:rsidRPr="00443B40">
        <w:rPr>
          <w:rFonts w:ascii="Times New Roman" w:eastAsia="Times New Roman" w:hAnsi="Times New Roman" w:cs="Times New Roman"/>
          <w:color w:val="333333"/>
          <w:sz w:val="28"/>
          <w:szCs w:val="28"/>
        </w:rPr>
        <w:t xml:space="preserve"> an object that describes a state change in a source. Among other causes, an event can be generated as a consequence of a person interacting with the elements in a graphical user interface. Some of the activities that </w:t>
      </w:r>
      <w:r w:rsidRPr="0086614F">
        <w:rPr>
          <w:rFonts w:ascii="Times New Roman" w:eastAsia="Times New Roman" w:hAnsi="Times New Roman" w:cs="Times New Roman"/>
          <w:b/>
          <w:bCs/>
          <w:color w:val="333333"/>
          <w:sz w:val="28"/>
          <w:szCs w:val="28"/>
        </w:rPr>
        <w:t>cause events to be generated are pressing a button, entering a character via the keyboard, selecting an item in a list, and clicking the mouse.</w:t>
      </w:r>
      <w:r w:rsidRPr="00443B40">
        <w:rPr>
          <w:rFonts w:ascii="Times New Roman" w:eastAsia="Times New Roman" w:hAnsi="Times New Roman" w:cs="Times New Roman"/>
          <w:color w:val="333333"/>
          <w:sz w:val="28"/>
          <w:szCs w:val="28"/>
        </w:rPr>
        <w:t xml:space="preserve"> Many other user operations could also be cited as examples.</w:t>
      </w:r>
    </w:p>
    <w:p w14:paraId="38E8B38F" w14:textId="77777777" w:rsidR="00443B40" w:rsidRPr="00443B40" w:rsidRDefault="00443B40" w:rsidP="00443B40">
      <w:pPr>
        <w:shd w:val="clear" w:color="auto" w:fill="FFFFFF"/>
        <w:spacing w:after="150" w:line="315" w:lineRule="atLeast"/>
        <w:ind w:right="18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28"/>
          <w:szCs w:val="28"/>
        </w:rPr>
        <w:t>Events may also occur that are not directly caused by interactions with a user interface. For example, an event may be generated when a timer expires, a counter exceeds a value, a software or hardware failure occurs, or an operation is completed. You are free to define events that are appropriate for your application.</w:t>
      </w:r>
    </w:p>
    <w:p w14:paraId="523D3E61" w14:textId="77777777" w:rsidR="00443B40" w:rsidRPr="00443B40" w:rsidRDefault="00443B40" w:rsidP="00443B40">
      <w:pPr>
        <w:shd w:val="clear" w:color="auto" w:fill="FFFFFF"/>
        <w:spacing w:after="150" w:line="315" w:lineRule="atLeast"/>
        <w:ind w:right="18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36"/>
          <w:szCs w:val="36"/>
        </w:rPr>
        <w:t> </w:t>
      </w:r>
    </w:p>
    <w:p w14:paraId="128EE961" w14:textId="77777777" w:rsidR="00443B40" w:rsidRPr="00443B40" w:rsidRDefault="00443B40" w:rsidP="00443B40">
      <w:pPr>
        <w:shd w:val="clear" w:color="auto" w:fill="FFFFFF"/>
        <w:spacing w:after="150" w:line="315" w:lineRule="atLeast"/>
        <w:ind w:right="180"/>
        <w:jc w:val="both"/>
        <w:rPr>
          <w:rFonts w:ascii="Helvetica" w:eastAsia="Times New Roman" w:hAnsi="Helvetica" w:cs="Helvetica"/>
          <w:color w:val="333333"/>
          <w:sz w:val="21"/>
          <w:szCs w:val="21"/>
        </w:rPr>
      </w:pPr>
      <w:r w:rsidRPr="00443B40">
        <w:rPr>
          <w:rFonts w:ascii="Arial" w:eastAsia="Times New Roman" w:hAnsi="Arial" w:cs="Arial"/>
          <w:b/>
          <w:bCs/>
          <w:color w:val="333333"/>
          <w:sz w:val="44"/>
          <w:szCs w:val="44"/>
        </w:rPr>
        <w:t>Event Sources</w:t>
      </w:r>
    </w:p>
    <w:p w14:paraId="0F9BF56C" w14:textId="77777777" w:rsidR="00443B40" w:rsidRPr="00443B40" w:rsidRDefault="00443B40" w:rsidP="00443B40">
      <w:pPr>
        <w:shd w:val="clear" w:color="auto" w:fill="FFFFFF"/>
        <w:spacing w:after="150" w:line="315" w:lineRule="atLeast"/>
        <w:ind w:right="18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36"/>
          <w:szCs w:val="36"/>
        </w:rPr>
        <w:t> </w:t>
      </w:r>
    </w:p>
    <w:p w14:paraId="6D22F923" w14:textId="77777777" w:rsidR="00443B40" w:rsidRPr="00443B40" w:rsidRDefault="00443B40" w:rsidP="00443B40">
      <w:pPr>
        <w:shd w:val="clear" w:color="auto" w:fill="FFFFFF"/>
        <w:spacing w:after="150" w:line="315" w:lineRule="atLeast"/>
        <w:ind w:right="18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28"/>
          <w:szCs w:val="28"/>
        </w:rPr>
        <w:t>A </w:t>
      </w:r>
      <w:r w:rsidRPr="00443B40">
        <w:rPr>
          <w:rFonts w:ascii="Times New Roman" w:eastAsia="Times New Roman" w:hAnsi="Times New Roman" w:cs="Times New Roman"/>
          <w:i/>
          <w:iCs/>
          <w:color w:val="333333"/>
          <w:sz w:val="28"/>
          <w:szCs w:val="28"/>
        </w:rPr>
        <w:t>source</w:t>
      </w:r>
      <w:r w:rsidRPr="00443B40">
        <w:rPr>
          <w:rFonts w:ascii="Times New Roman" w:eastAsia="Times New Roman" w:hAnsi="Times New Roman" w:cs="Times New Roman"/>
          <w:color w:val="333333"/>
          <w:sz w:val="28"/>
          <w:szCs w:val="28"/>
        </w:rPr>
        <w:t> is an object that generates an event. This occurs when the internal state of that object changes in some way. Sources may generate more than one type of event.</w:t>
      </w:r>
    </w:p>
    <w:p w14:paraId="71BCA9CD" w14:textId="77777777" w:rsidR="00443B40" w:rsidRPr="00443B40" w:rsidRDefault="00443B40" w:rsidP="00443B40">
      <w:pPr>
        <w:shd w:val="clear" w:color="auto" w:fill="FFFFFF"/>
        <w:spacing w:after="150" w:line="315" w:lineRule="atLeast"/>
        <w:ind w:right="18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28"/>
          <w:szCs w:val="28"/>
        </w:rPr>
        <w:t>A source must register listeners in order for the listeners to receive notifications about a specific type of event. Each type of event has its own registration method. Here is the general form:</w:t>
      </w:r>
    </w:p>
    <w:p w14:paraId="6DCB0180" w14:textId="77777777" w:rsidR="00443B40" w:rsidRPr="00443B40" w:rsidRDefault="00443B40" w:rsidP="00443B40">
      <w:pPr>
        <w:shd w:val="clear" w:color="auto" w:fill="FFFFFF"/>
        <w:spacing w:after="150" w:line="315" w:lineRule="atLeast"/>
        <w:ind w:right="18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36"/>
          <w:szCs w:val="36"/>
        </w:rPr>
        <w:t> </w:t>
      </w:r>
    </w:p>
    <w:p w14:paraId="20057839" w14:textId="77777777" w:rsidR="00443B40" w:rsidRPr="00443B40" w:rsidRDefault="00443B40" w:rsidP="00443B40">
      <w:pPr>
        <w:shd w:val="clear" w:color="auto" w:fill="FFFFFF"/>
        <w:spacing w:after="150" w:line="315" w:lineRule="atLeast"/>
        <w:ind w:right="18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28"/>
          <w:szCs w:val="28"/>
        </w:rPr>
        <w:t xml:space="preserve">public void </w:t>
      </w:r>
      <w:proofErr w:type="spellStart"/>
      <w:r w:rsidRPr="00443B40">
        <w:rPr>
          <w:rFonts w:ascii="Times New Roman" w:eastAsia="Times New Roman" w:hAnsi="Times New Roman" w:cs="Times New Roman"/>
          <w:color w:val="333333"/>
          <w:sz w:val="28"/>
          <w:szCs w:val="28"/>
        </w:rPr>
        <w:t>add</w:t>
      </w:r>
      <w:r w:rsidRPr="00443B40">
        <w:rPr>
          <w:rFonts w:ascii="Times New Roman" w:eastAsia="Times New Roman" w:hAnsi="Times New Roman" w:cs="Times New Roman"/>
          <w:i/>
          <w:iCs/>
          <w:color w:val="333333"/>
          <w:sz w:val="28"/>
          <w:szCs w:val="28"/>
        </w:rPr>
        <w:t>Type</w:t>
      </w:r>
      <w:r w:rsidRPr="00443B40">
        <w:rPr>
          <w:rFonts w:ascii="Times New Roman" w:eastAsia="Times New Roman" w:hAnsi="Times New Roman" w:cs="Times New Roman"/>
          <w:color w:val="333333"/>
          <w:sz w:val="28"/>
          <w:szCs w:val="28"/>
        </w:rPr>
        <w:t>Listener</w:t>
      </w:r>
      <w:proofErr w:type="spellEnd"/>
      <w:r w:rsidRPr="00443B40">
        <w:rPr>
          <w:rFonts w:ascii="Times New Roman" w:eastAsia="Times New Roman" w:hAnsi="Times New Roman" w:cs="Times New Roman"/>
          <w:color w:val="333333"/>
          <w:sz w:val="28"/>
          <w:szCs w:val="28"/>
        </w:rPr>
        <w:t xml:space="preserve"> (</w:t>
      </w:r>
      <w:proofErr w:type="spellStart"/>
      <w:r w:rsidRPr="00443B40">
        <w:rPr>
          <w:rFonts w:ascii="Times New Roman" w:eastAsia="Times New Roman" w:hAnsi="Times New Roman" w:cs="Times New Roman"/>
          <w:i/>
          <w:iCs/>
          <w:color w:val="333333"/>
          <w:sz w:val="28"/>
          <w:szCs w:val="28"/>
        </w:rPr>
        <w:t>Type</w:t>
      </w:r>
      <w:r w:rsidRPr="00443B40">
        <w:rPr>
          <w:rFonts w:ascii="Times New Roman" w:eastAsia="Times New Roman" w:hAnsi="Times New Roman" w:cs="Times New Roman"/>
          <w:color w:val="333333"/>
          <w:sz w:val="28"/>
          <w:szCs w:val="28"/>
        </w:rPr>
        <w:t>Listener</w:t>
      </w:r>
      <w:proofErr w:type="spellEnd"/>
      <w:r w:rsidRPr="00443B40">
        <w:rPr>
          <w:rFonts w:ascii="Times New Roman" w:eastAsia="Times New Roman" w:hAnsi="Times New Roman" w:cs="Times New Roman"/>
          <w:color w:val="333333"/>
          <w:sz w:val="28"/>
          <w:szCs w:val="28"/>
        </w:rPr>
        <w:t> </w:t>
      </w:r>
      <w:proofErr w:type="spellStart"/>
      <w:proofErr w:type="gramStart"/>
      <w:r w:rsidRPr="00443B40">
        <w:rPr>
          <w:rFonts w:ascii="Times New Roman" w:eastAsia="Times New Roman" w:hAnsi="Times New Roman" w:cs="Times New Roman"/>
          <w:i/>
          <w:iCs/>
          <w:color w:val="333333"/>
          <w:sz w:val="28"/>
          <w:szCs w:val="28"/>
        </w:rPr>
        <w:t>el</w:t>
      </w:r>
      <w:proofErr w:type="spellEnd"/>
      <w:r w:rsidRPr="00443B40">
        <w:rPr>
          <w:rFonts w:ascii="Times New Roman" w:eastAsia="Times New Roman" w:hAnsi="Times New Roman" w:cs="Times New Roman"/>
          <w:i/>
          <w:iCs/>
          <w:color w:val="333333"/>
          <w:sz w:val="28"/>
          <w:szCs w:val="28"/>
        </w:rPr>
        <w:t> </w:t>
      </w:r>
      <w:r w:rsidRPr="00443B40">
        <w:rPr>
          <w:rFonts w:ascii="Times New Roman" w:eastAsia="Times New Roman" w:hAnsi="Times New Roman" w:cs="Times New Roman"/>
          <w:color w:val="333333"/>
          <w:sz w:val="28"/>
          <w:szCs w:val="28"/>
        </w:rPr>
        <w:t>)</w:t>
      </w:r>
      <w:proofErr w:type="gramEnd"/>
    </w:p>
    <w:p w14:paraId="0CE1EBC4" w14:textId="77777777" w:rsidR="00443B40" w:rsidRPr="00443B40" w:rsidRDefault="00443B40" w:rsidP="00443B40">
      <w:pPr>
        <w:shd w:val="clear" w:color="auto" w:fill="FFFFFF"/>
        <w:spacing w:after="150" w:line="315" w:lineRule="atLeast"/>
        <w:ind w:right="18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36"/>
          <w:szCs w:val="36"/>
        </w:rPr>
        <w:t> </w:t>
      </w:r>
    </w:p>
    <w:p w14:paraId="521E7580" w14:textId="77777777" w:rsidR="00443B40" w:rsidRPr="00443B40" w:rsidRDefault="00443B40" w:rsidP="00443B40">
      <w:pPr>
        <w:shd w:val="clear" w:color="auto" w:fill="FFFFFF"/>
        <w:spacing w:after="150" w:line="315" w:lineRule="atLeast"/>
        <w:ind w:right="18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28"/>
          <w:szCs w:val="28"/>
        </w:rPr>
        <w:t>Here, </w:t>
      </w:r>
      <w:r w:rsidRPr="0086614F">
        <w:rPr>
          <w:rFonts w:ascii="Times New Roman" w:eastAsia="Times New Roman" w:hAnsi="Times New Roman" w:cs="Times New Roman"/>
          <w:b/>
          <w:bCs/>
          <w:i/>
          <w:iCs/>
          <w:color w:val="333333"/>
          <w:sz w:val="28"/>
          <w:szCs w:val="28"/>
        </w:rPr>
        <w:t>Type</w:t>
      </w:r>
      <w:r w:rsidRPr="0086614F">
        <w:rPr>
          <w:rFonts w:ascii="Times New Roman" w:eastAsia="Times New Roman" w:hAnsi="Times New Roman" w:cs="Times New Roman"/>
          <w:b/>
          <w:bCs/>
          <w:color w:val="333333"/>
          <w:sz w:val="28"/>
          <w:szCs w:val="28"/>
        </w:rPr>
        <w:t> </w:t>
      </w:r>
      <w:r w:rsidRPr="00443B40">
        <w:rPr>
          <w:rFonts w:ascii="Times New Roman" w:eastAsia="Times New Roman" w:hAnsi="Times New Roman" w:cs="Times New Roman"/>
          <w:color w:val="333333"/>
          <w:sz w:val="28"/>
          <w:szCs w:val="28"/>
        </w:rPr>
        <w:t>is the name of the event, and </w:t>
      </w:r>
      <w:proofErr w:type="spellStart"/>
      <w:r w:rsidRPr="0086614F">
        <w:rPr>
          <w:rFonts w:ascii="Times New Roman" w:eastAsia="Times New Roman" w:hAnsi="Times New Roman" w:cs="Times New Roman"/>
          <w:b/>
          <w:bCs/>
          <w:i/>
          <w:iCs/>
          <w:color w:val="333333"/>
          <w:sz w:val="28"/>
          <w:szCs w:val="28"/>
        </w:rPr>
        <w:t>el</w:t>
      </w:r>
      <w:proofErr w:type="spellEnd"/>
      <w:r w:rsidRPr="0086614F">
        <w:rPr>
          <w:rFonts w:ascii="Times New Roman" w:eastAsia="Times New Roman" w:hAnsi="Times New Roman" w:cs="Times New Roman"/>
          <w:b/>
          <w:bCs/>
          <w:color w:val="333333"/>
          <w:sz w:val="28"/>
          <w:szCs w:val="28"/>
        </w:rPr>
        <w:t> </w:t>
      </w:r>
      <w:r w:rsidRPr="00443B40">
        <w:rPr>
          <w:rFonts w:ascii="Times New Roman" w:eastAsia="Times New Roman" w:hAnsi="Times New Roman" w:cs="Times New Roman"/>
          <w:color w:val="333333"/>
          <w:sz w:val="28"/>
          <w:szCs w:val="28"/>
        </w:rPr>
        <w:t>is a reference to the event listener. For example, the method that registers a keyboard event listener is called </w:t>
      </w:r>
      <w:proofErr w:type="spellStart"/>
      <w:proofErr w:type="gramStart"/>
      <w:r w:rsidRPr="00443B40">
        <w:rPr>
          <w:rFonts w:ascii="Times New Roman" w:eastAsia="Times New Roman" w:hAnsi="Times New Roman" w:cs="Times New Roman"/>
          <w:b/>
          <w:bCs/>
          <w:color w:val="333333"/>
          <w:sz w:val="28"/>
          <w:szCs w:val="28"/>
        </w:rPr>
        <w:t>addKeyListener</w:t>
      </w:r>
      <w:proofErr w:type="spellEnd"/>
      <w:r w:rsidRPr="00443B40">
        <w:rPr>
          <w:rFonts w:ascii="Times New Roman" w:eastAsia="Times New Roman" w:hAnsi="Times New Roman" w:cs="Times New Roman"/>
          <w:b/>
          <w:bCs/>
          <w:color w:val="333333"/>
          <w:sz w:val="28"/>
          <w:szCs w:val="28"/>
        </w:rPr>
        <w:t>( )</w:t>
      </w:r>
      <w:proofErr w:type="gramEnd"/>
      <w:r w:rsidRPr="00443B40">
        <w:rPr>
          <w:rFonts w:ascii="Times New Roman" w:eastAsia="Times New Roman" w:hAnsi="Times New Roman" w:cs="Times New Roman"/>
          <w:color w:val="333333"/>
          <w:sz w:val="28"/>
          <w:szCs w:val="28"/>
        </w:rPr>
        <w:t>. The method that registers a mouse motion listener is called </w:t>
      </w:r>
      <w:proofErr w:type="spellStart"/>
      <w:proofErr w:type="gramStart"/>
      <w:r w:rsidRPr="00443B40">
        <w:rPr>
          <w:rFonts w:ascii="Times New Roman" w:eastAsia="Times New Roman" w:hAnsi="Times New Roman" w:cs="Times New Roman"/>
          <w:b/>
          <w:bCs/>
          <w:color w:val="333333"/>
          <w:sz w:val="28"/>
          <w:szCs w:val="28"/>
        </w:rPr>
        <w:t>addMouseMotionListener</w:t>
      </w:r>
      <w:proofErr w:type="spellEnd"/>
      <w:r w:rsidRPr="00443B40">
        <w:rPr>
          <w:rFonts w:ascii="Times New Roman" w:eastAsia="Times New Roman" w:hAnsi="Times New Roman" w:cs="Times New Roman"/>
          <w:b/>
          <w:bCs/>
          <w:color w:val="333333"/>
          <w:sz w:val="28"/>
          <w:szCs w:val="28"/>
        </w:rPr>
        <w:t>( )</w:t>
      </w:r>
      <w:proofErr w:type="gramEnd"/>
      <w:r w:rsidRPr="00443B40">
        <w:rPr>
          <w:rFonts w:ascii="Times New Roman" w:eastAsia="Times New Roman" w:hAnsi="Times New Roman" w:cs="Times New Roman"/>
          <w:color w:val="333333"/>
          <w:sz w:val="28"/>
          <w:szCs w:val="28"/>
        </w:rPr>
        <w:t>. When an event occurs, all registered listeners are notified and receive a copy of the event object. This is known as </w:t>
      </w:r>
      <w:r w:rsidRPr="00443B40">
        <w:rPr>
          <w:rFonts w:ascii="Times New Roman" w:eastAsia="Times New Roman" w:hAnsi="Times New Roman" w:cs="Times New Roman"/>
          <w:i/>
          <w:iCs/>
          <w:color w:val="333333"/>
          <w:sz w:val="28"/>
          <w:szCs w:val="28"/>
        </w:rPr>
        <w:t>multicasting</w:t>
      </w:r>
      <w:r w:rsidRPr="00443B40">
        <w:rPr>
          <w:rFonts w:ascii="Times New Roman" w:eastAsia="Times New Roman" w:hAnsi="Times New Roman" w:cs="Times New Roman"/>
          <w:color w:val="333333"/>
          <w:sz w:val="28"/>
          <w:szCs w:val="28"/>
        </w:rPr>
        <w:t> the event. In all cases, notifications are sent only to listeners that register to receive them.</w:t>
      </w:r>
    </w:p>
    <w:p w14:paraId="758E8B49" w14:textId="77777777" w:rsidR="00443B40" w:rsidRPr="00443B40" w:rsidRDefault="00443B40" w:rsidP="00443B40">
      <w:pPr>
        <w:shd w:val="clear" w:color="auto" w:fill="FFFFFF"/>
        <w:spacing w:after="150" w:line="315" w:lineRule="atLeast"/>
        <w:ind w:right="18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28"/>
          <w:szCs w:val="28"/>
        </w:rPr>
        <w:lastRenderedPageBreak/>
        <w:t>Some sources may allow only one listener to register. The general form of such a method is this:</w:t>
      </w:r>
    </w:p>
    <w:p w14:paraId="78825CE9" w14:textId="77777777" w:rsidR="00443B40" w:rsidRPr="00443B40" w:rsidRDefault="00443B40" w:rsidP="00443B40">
      <w:pPr>
        <w:shd w:val="clear" w:color="auto" w:fill="FFFFFF"/>
        <w:spacing w:after="150" w:line="315" w:lineRule="atLeast"/>
        <w:ind w:right="18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36"/>
          <w:szCs w:val="36"/>
        </w:rPr>
        <w:t> </w:t>
      </w:r>
    </w:p>
    <w:p w14:paraId="3C335E57" w14:textId="77777777" w:rsidR="00443B40" w:rsidRPr="00443B40" w:rsidRDefault="00443B40" w:rsidP="00443B40">
      <w:pPr>
        <w:shd w:val="clear" w:color="auto" w:fill="FFFFFF"/>
        <w:spacing w:after="150" w:line="315" w:lineRule="atLeast"/>
        <w:ind w:right="18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28"/>
          <w:szCs w:val="28"/>
        </w:rPr>
        <w:t xml:space="preserve">public void </w:t>
      </w:r>
      <w:proofErr w:type="spellStart"/>
      <w:proofErr w:type="gramStart"/>
      <w:r w:rsidRPr="00443B40">
        <w:rPr>
          <w:rFonts w:ascii="Times New Roman" w:eastAsia="Times New Roman" w:hAnsi="Times New Roman" w:cs="Times New Roman"/>
          <w:color w:val="333333"/>
          <w:sz w:val="28"/>
          <w:szCs w:val="28"/>
        </w:rPr>
        <w:t>add</w:t>
      </w:r>
      <w:r w:rsidRPr="00443B40">
        <w:rPr>
          <w:rFonts w:ascii="Times New Roman" w:eastAsia="Times New Roman" w:hAnsi="Times New Roman" w:cs="Times New Roman"/>
          <w:i/>
          <w:iCs/>
          <w:color w:val="333333"/>
          <w:sz w:val="28"/>
          <w:szCs w:val="28"/>
        </w:rPr>
        <w:t>Type</w:t>
      </w:r>
      <w:r w:rsidRPr="00443B40">
        <w:rPr>
          <w:rFonts w:ascii="Times New Roman" w:eastAsia="Times New Roman" w:hAnsi="Times New Roman" w:cs="Times New Roman"/>
          <w:color w:val="333333"/>
          <w:sz w:val="28"/>
          <w:szCs w:val="28"/>
        </w:rPr>
        <w:t>Listener</w:t>
      </w:r>
      <w:proofErr w:type="spellEnd"/>
      <w:r w:rsidRPr="00443B40">
        <w:rPr>
          <w:rFonts w:ascii="Times New Roman" w:eastAsia="Times New Roman" w:hAnsi="Times New Roman" w:cs="Times New Roman"/>
          <w:color w:val="333333"/>
          <w:sz w:val="28"/>
          <w:szCs w:val="28"/>
        </w:rPr>
        <w:t>(</w:t>
      </w:r>
      <w:proofErr w:type="spellStart"/>
      <w:proofErr w:type="gramEnd"/>
      <w:r w:rsidRPr="00443B40">
        <w:rPr>
          <w:rFonts w:ascii="Times New Roman" w:eastAsia="Times New Roman" w:hAnsi="Times New Roman" w:cs="Times New Roman"/>
          <w:i/>
          <w:iCs/>
          <w:color w:val="333333"/>
          <w:sz w:val="28"/>
          <w:szCs w:val="28"/>
        </w:rPr>
        <w:t>Type</w:t>
      </w:r>
      <w:r w:rsidRPr="00443B40">
        <w:rPr>
          <w:rFonts w:ascii="Times New Roman" w:eastAsia="Times New Roman" w:hAnsi="Times New Roman" w:cs="Times New Roman"/>
          <w:color w:val="333333"/>
          <w:sz w:val="28"/>
          <w:szCs w:val="28"/>
        </w:rPr>
        <w:t>Listener</w:t>
      </w:r>
      <w:proofErr w:type="spellEnd"/>
      <w:r w:rsidRPr="00443B40">
        <w:rPr>
          <w:rFonts w:ascii="Times New Roman" w:eastAsia="Times New Roman" w:hAnsi="Times New Roman" w:cs="Times New Roman"/>
          <w:color w:val="333333"/>
          <w:sz w:val="28"/>
          <w:szCs w:val="28"/>
        </w:rPr>
        <w:t> </w:t>
      </w:r>
      <w:proofErr w:type="spellStart"/>
      <w:r w:rsidRPr="00443B40">
        <w:rPr>
          <w:rFonts w:ascii="Times New Roman" w:eastAsia="Times New Roman" w:hAnsi="Times New Roman" w:cs="Times New Roman"/>
          <w:i/>
          <w:iCs/>
          <w:color w:val="333333"/>
          <w:sz w:val="28"/>
          <w:szCs w:val="28"/>
        </w:rPr>
        <w:t>el</w:t>
      </w:r>
      <w:proofErr w:type="spellEnd"/>
      <w:r w:rsidRPr="00443B40">
        <w:rPr>
          <w:rFonts w:ascii="Times New Roman" w:eastAsia="Times New Roman" w:hAnsi="Times New Roman" w:cs="Times New Roman"/>
          <w:i/>
          <w:iCs/>
          <w:color w:val="333333"/>
          <w:sz w:val="28"/>
          <w:szCs w:val="28"/>
        </w:rPr>
        <w:t> </w:t>
      </w:r>
      <w:r w:rsidRPr="00443B40">
        <w:rPr>
          <w:rFonts w:ascii="Times New Roman" w:eastAsia="Times New Roman" w:hAnsi="Times New Roman" w:cs="Times New Roman"/>
          <w:color w:val="333333"/>
          <w:sz w:val="28"/>
          <w:szCs w:val="28"/>
        </w:rPr>
        <w:t xml:space="preserve">) throws </w:t>
      </w:r>
      <w:proofErr w:type="spellStart"/>
      <w:r w:rsidRPr="00443B40">
        <w:rPr>
          <w:rFonts w:ascii="Times New Roman" w:eastAsia="Times New Roman" w:hAnsi="Times New Roman" w:cs="Times New Roman"/>
          <w:color w:val="333333"/>
          <w:sz w:val="28"/>
          <w:szCs w:val="28"/>
        </w:rPr>
        <w:t>java.util.TooManyListenersException</w:t>
      </w:r>
      <w:proofErr w:type="spellEnd"/>
    </w:p>
    <w:p w14:paraId="19B707A6" w14:textId="77777777" w:rsidR="00443B40" w:rsidRPr="00443B40" w:rsidRDefault="00443B40" w:rsidP="00443B40">
      <w:pPr>
        <w:shd w:val="clear" w:color="auto" w:fill="FFFFFF"/>
        <w:spacing w:after="150" w:line="315" w:lineRule="atLeast"/>
        <w:ind w:right="18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36"/>
          <w:szCs w:val="36"/>
        </w:rPr>
        <w:t> </w:t>
      </w:r>
    </w:p>
    <w:p w14:paraId="1DAD2F31" w14:textId="77777777" w:rsidR="00443B40" w:rsidRPr="00443B40" w:rsidRDefault="00443B40" w:rsidP="00443B40">
      <w:pPr>
        <w:shd w:val="clear" w:color="auto" w:fill="FFFFFF"/>
        <w:spacing w:after="150" w:line="315" w:lineRule="atLeast"/>
        <w:ind w:right="18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28"/>
          <w:szCs w:val="28"/>
        </w:rPr>
        <w:t>Here, </w:t>
      </w:r>
      <w:r w:rsidRPr="00443B40">
        <w:rPr>
          <w:rFonts w:ascii="Times New Roman" w:eastAsia="Times New Roman" w:hAnsi="Times New Roman" w:cs="Times New Roman"/>
          <w:i/>
          <w:iCs/>
          <w:color w:val="333333"/>
          <w:sz w:val="28"/>
          <w:szCs w:val="28"/>
        </w:rPr>
        <w:t>Type</w:t>
      </w:r>
      <w:r w:rsidRPr="00443B40">
        <w:rPr>
          <w:rFonts w:ascii="Times New Roman" w:eastAsia="Times New Roman" w:hAnsi="Times New Roman" w:cs="Times New Roman"/>
          <w:color w:val="333333"/>
          <w:sz w:val="28"/>
          <w:szCs w:val="28"/>
        </w:rPr>
        <w:t> is the name of the event, and </w:t>
      </w:r>
      <w:proofErr w:type="spellStart"/>
      <w:r w:rsidRPr="00443B40">
        <w:rPr>
          <w:rFonts w:ascii="Times New Roman" w:eastAsia="Times New Roman" w:hAnsi="Times New Roman" w:cs="Times New Roman"/>
          <w:i/>
          <w:iCs/>
          <w:color w:val="333333"/>
          <w:sz w:val="28"/>
          <w:szCs w:val="28"/>
        </w:rPr>
        <w:t>el</w:t>
      </w:r>
      <w:proofErr w:type="spellEnd"/>
      <w:r w:rsidRPr="00443B40">
        <w:rPr>
          <w:rFonts w:ascii="Times New Roman" w:eastAsia="Times New Roman" w:hAnsi="Times New Roman" w:cs="Times New Roman"/>
          <w:color w:val="333333"/>
          <w:sz w:val="28"/>
          <w:szCs w:val="28"/>
        </w:rPr>
        <w:t> is a reference to the event listener. When such an event occurs, the registered listener is notified. This is known as </w:t>
      </w:r>
      <w:r w:rsidRPr="00443B40">
        <w:rPr>
          <w:rFonts w:ascii="Times New Roman" w:eastAsia="Times New Roman" w:hAnsi="Times New Roman" w:cs="Times New Roman"/>
          <w:i/>
          <w:iCs/>
          <w:color w:val="333333"/>
          <w:sz w:val="28"/>
          <w:szCs w:val="28"/>
        </w:rPr>
        <w:t>unicasting</w:t>
      </w:r>
      <w:r w:rsidRPr="00443B40">
        <w:rPr>
          <w:rFonts w:ascii="Times New Roman" w:eastAsia="Times New Roman" w:hAnsi="Times New Roman" w:cs="Times New Roman"/>
          <w:color w:val="333333"/>
          <w:sz w:val="28"/>
          <w:szCs w:val="28"/>
        </w:rPr>
        <w:t> the event.</w:t>
      </w:r>
    </w:p>
    <w:p w14:paraId="17F83402" w14:textId="77777777" w:rsidR="00443B40" w:rsidRPr="00443B40" w:rsidRDefault="00443B40" w:rsidP="00443B40">
      <w:pPr>
        <w:shd w:val="clear" w:color="auto" w:fill="FFFFFF"/>
        <w:spacing w:after="150" w:line="315" w:lineRule="atLeast"/>
        <w:ind w:right="18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28"/>
          <w:szCs w:val="28"/>
        </w:rPr>
        <w:t>A source must also provide a method that allows a listener to unregister an interest in a specific type of event. The general form of such a method is this:</w:t>
      </w:r>
    </w:p>
    <w:p w14:paraId="27EFF5F6" w14:textId="77777777" w:rsidR="00443B40" w:rsidRPr="00443B40" w:rsidRDefault="00443B40" w:rsidP="00443B40">
      <w:pPr>
        <w:shd w:val="clear" w:color="auto" w:fill="FFFFFF"/>
        <w:spacing w:after="150" w:line="315" w:lineRule="atLeast"/>
        <w:ind w:right="18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36"/>
          <w:szCs w:val="36"/>
        </w:rPr>
        <w:t> </w:t>
      </w:r>
    </w:p>
    <w:p w14:paraId="3BBBB1EA" w14:textId="77777777" w:rsidR="00443B40" w:rsidRPr="00443B40" w:rsidRDefault="00443B40" w:rsidP="00443B40">
      <w:pPr>
        <w:shd w:val="clear" w:color="auto" w:fill="FFFFFF"/>
        <w:spacing w:after="150" w:line="315" w:lineRule="atLeast"/>
        <w:ind w:right="18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28"/>
          <w:szCs w:val="28"/>
        </w:rPr>
        <w:t xml:space="preserve">public void </w:t>
      </w:r>
      <w:proofErr w:type="spellStart"/>
      <w:proofErr w:type="gramStart"/>
      <w:r w:rsidRPr="00443B40">
        <w:rPr>
          <w:rFonts w:ascii="Times New Roman" w:eastAsia="Times New Roman" w:hAnsi="Times New Roman" w:cs="Times New Roman"/>
          <w:color w:val="333333"/>
          <w:sz w:val="28"/>
          <w:szCs w:val="28"/>
        </w:rPr>
        <w:t>remove</w:t>
      </w:r>
      <w:r w:rsidRPr="00443B40">
        <w:rPr>
          <w:rFonts w:ascii="Times New Roman" w:eastAsia="Times New Roman" w:hAnsi="Times New Roman" w:cs="Times New Roman"/>
          <w:i/>
          <w:iCs/>
          <w:color w:val="333333"/>
          <w:sz w:val="28"/>
          <w:szCs w:val="28"/>
        </w:rPr>
        <w:t>Type</w:t>
      </w:r>
      <w:r w:rsidRPr="00443B40">
        <w:rPr>
          <w:rFonts w:ascii="Times New Roman" w:eastAsia="Times New Roman" w:hAnsi="Times New Roman" w:cs="Times New Roman"/>
          <w:color w:val="333333"/>
          <w:sz w:val="28"/>
          <w:szCs w:val="28"/>
        </w:rPr>
        <w:t>Listener</w:t>
      </w:r>
      <w:proofErr w:type="spellEnd"/>
      <w:r w:rsidRPr="00443B40">
        <w:rPr>
          <w:rFonts w:ascii="Times New Roman" w:eastAsia="Times New Roman" w:hAnsi="Times New Roman" w:cs="Times New Roman"/>
          <w:color w:val="333333"/>
          <w:sz w:val="28"/>
          <w:szCs w:val="28"/>
        </w:rPr>
        <w:t>(</w:t>
      </w:r>
      <w:proofErr w:type="spellStart"/>
      <w:proofErr w:type="gramEnd"/>
      <w:r w:rsidRPr="00443B40">
        <w:rPr>
          <w:rFonts w:ascii="Times New Roman" w:eastAsia="Times New Roman" w:hAnsi="Times New Roman" w:cs="Times New Roman"/>
          <w:i/>
          <w:iCs/>
          <w:color w:val="333333"/>
          <w:sz w:val="28"/>
          <w:szCs w:val="28"/>
        </w:rPr>
        <w:t>Type</w:t>
      </w:r>
      <w:r w:rsidRPr="00443B40">
        <w:rPr>
          <w:rFonts w:ascii="Times New Roman" w:eastAsia="Times New Roman" w:hAnsi="Times New Roman" w:cs="Times New Roman"/>
          <w:color w:val="333333"/>
          <w:sz w:val="28"/>
          <w:szCs w:val="28"/>
        </w:rPr>
        <w:t>Listener</w:t>
      </w:r>
      <w:proofErr w:type="spellEnd"/>
      <w:r w:rsidRPr="00443B40">
        <w:rPr>
          <w:rFonts w:ascii="Times New Roman" w:eastAsia="Times New Roman" w:hAnsi="Times New Roman" w:cs="Times New Roman"/>
          <w:color w:val="333333"/>
          <w:sz w:val="28"/>
          <w:szCs w:val="28"/>
        </w:rPr>
        <w:t> </w:t>
      </w:r>
      <w:proofErr w:type="spellStart"/>
      <w:r w:rsidRPr="00443B40">
        <w:rPr>
          <w:rFonts w:ascii="Times New Roman" w:eastAsia="Times New Roman" w:hAnsi="Times New Roman" w:cs="Times New Roman"/>
          <w:i/>
          <w:iCs/>
          <w:color w:val="333333"/>
          <w:sz w:val="28"/>
          <w:szCs w:val="28"/>
        </w:rPr>
        <w:t>el</w:t>
      </w:r>
      <w:proofErr w:type="spellEnd"/>
      <w:r w:rsidRPr="00443B40">
        <w:rPr>
          <w:rFonts w:ascii="Times New Roman" w:eastAsia="Times New Roman" w:hAnsi="Times New Roman" w:cs="Times New Roman"/>
          <w:i/>
          <w:iCs/>
          <w:color w:val="333333"/>
          <w:sz w:val="28"/>
          <w:szCs w:val="28"/>
        </w:rPr>
        <w:t> </w:t>
      </w:r>
      <w:r w:rsidRPr="00443B40">
        <w:rPr>
          <w:rFonts w:ascii="Times New Roman" w:eastAsia="Times New Roman" w:hAnsi="Times New Roman" w:cs="Times New Roman"/>
          <w:color w:val="333333"/>
          <w:sz w:val="28"/>
          <w:szCs w:val="28"/>
        </w:rPr>
        <w:t>)</w:t>
      </w:r>
    </w:p>
    <w:p w14:paraId="2AA525CA" w14:textId="77777777" w:rsidR="00443B40" w:rsidRPr="00443B40" w:rsidRDefault="00443B40" w:rsidP="00443B40">
      <w:pPr>
        <w:shd w:val="clear" w:color="auto" w:fill="FFFFFF"/>
        <w:spacing w:after="150" w:line="315" w:lineRule="atLeast"/>
        <w:ind w:right="18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36"/>
          <w:szCs w:val="36"/>
        </w:rPr>
        <w:t> </w:t>
      </w:r>
    </w:p>
    <w:p w14:paraId="1CA790AD" w14:textId="77777777" w:rsidR="00443B40" w:rsidRPr="00443B40" w:rsidRDefault="00443B40" w:rsidP="00443B40">
      <w:pPr>
        <w:shd w:val="clear" w:color="auto" w:fill="FFFFFF"/>
        <w:spacing w:after="150" w:line="315" w:lineRule="atLeast"/>
        <w:ind w:right="18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28"/>
          <w:szCs w:val="28"/>
        </w:rPr>
        <w:t>Here, </w:t>
      </w:r>
      <w:r w:rsidRPr="00443B40">
        <w:rPr>
          <w:rFonts w:ascii="Times New Roman" w:eastAsia="Times New Roman" w:hAnsi="Times New Roman" w:cs="Times New Roman"/>
          <w:i/>
          <w:iCs/>
          <w:color w:val="333333"/>
          <w:sz w:val="28"/>
          <w:szCs w:val="28"/>
        </w:rPr>
        <w:t>Type</w:t>
      </w:r>
      <w:r w:rsidRPr="00443B40">
        <w:rPr>
          <w:rFonts w:ascii="Times New Roman" w:eastAsia="Times New Roman" w:hAnsi="Times New Roman" w:cs="Times New Roman"/>
          <w:color w:val="333333"/>
          <w:sz w:val="28"/>
          <w:szCs w:val="28"/>
        </w:rPr>
        <w:t> is the name of the event, and </w:t>
      </w:r>
      <w:proofErr w:type="spellStart"/>
      <w:r w:rsidRPr="00443B40">
        <w:rPr>
          <w:rFonts w:ascii="Times New Roman" w:eastAsia="Times New Roman" w:hAnsi="Times New Roman" w:cs="Times New Roman"/>
          <w:i/>
          <w:iCs/>
          <w:color w:val="333333"/>
          <w:sz w:val="28"/>
          <w:szCs w:val="28"/>
        </w:rPr>
        <w:t>el</w:t>
      </w:r>
      <w:proofErr w:type="spellEnd"/>
      <w:r w:rsidRPr="00443B40">
        <w:rPr>
          <w:rFonts w:ascii="Times New Roman" w:eastAsia="Times New Roman" w:hAnsi="Times New Roman" w:cs="Times New Roman"/>
          <w:color w:val="333333"/>
          <w:sz w:val="28"/>
          <w:szCs w:val="28"/>
        </w:rPr>
        <w:t> is a reference to the event listener. For example, to remove a keyboard listener, you would call </w:t>
      </w:r>
      <w:proofErr w:type="spellStart"/>
      <w:proofErr w:type="gramStart"/>
      <w:r w:rsidRPr="00443B40">
        <w:rPr>
          <w:rFonts w:ascii="Times New Roman" w:eastAsia="Times New Roman" w:hAnsi="Times New Roman" w:cs="Times New Roman"/>
          <w:b/>
          <w:bCs/>
          <w:color w:val="333333"/>
          <w:sz w:val="28"/>
          <w:szCs w:val="28"/>
        </w:rPr>
        <w:t>removeKeyListener</w:t>
      </w:r>
      <w:proofErr w:type="spellEnd"/>
      <w:r w:rsidRPr="00443B40">
        <w:rPr>
          <w:rFonts w:ascii="Times New Roman" w:eastAsia="Times New Roman" w:hAnsi="Times New Roman" w:cs="Times New Roman"/>
          <w:b/>
          <w:bCs/>
          <w:color w:val="333333"/>
          <w:sz w:val="28"/>
          <w:szCs w:val="28"/>
        </w:rPr>
        <w:t>( )</w:t>
      </w:r>
      <w:proofErr w:type="gramEnd"/>
      <w:r w:rsidRPr="00443B40">
        <w:rPr>
          <w:rFonts w:ascii="Times New Roman" w:eastAsia="Times New Roman" w:hAnsi="Times New Roman" w:cs="Times New Roman"/>
          <w:color w:val="333333"/>
          <w:sz w:val="28"/>
          <w:szCs w:val="28"/>
        </w:rPr>
        <w:t>.</w:t>
      </w:r>
    </w:p>
    <w:p w14:paraId="6365EB9A" w14:textId="77777777" w:rsidR="00443B40" w:rsidRPr="00443B40" w:rsidRDefault="00443B40" w:rsidP="00443B40">
      <w:pPr>
        <w:shd w:val="clear" w:color="auto" w:fill="FFFFFF"/>
        <w:spacing w:after="150" w:line="315" w:lineRule="atLeast"/>
        <w:ind w:right="18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28"/>
          <w:szCs w:val="28"/>
        </w:rPr>
        <w:t>The methods that add or remove listeners are provided by the source that generates events. For example, the </w:t>
      </w:r>
      <w:r w:rsidRPr="00443B40">
        <w:rPr>
          <w:rFonts w:ascii="Times New Roman" w:eastAsia="Times New Roman" w:hAnsi="Times New Roman" w:cs="Times New Roman"/>
          <w:b/>
          <w:bCs/>
          <w:color w:val="333333"/>
          <w:sz w:val="28"/>
          <w:szCs w:val="28"/>
        </w:rPr>
        <w:t>Component</w:t>
      </w:r>
      <w:r w:rsidRPr="00443B40">
        <w:rPr>
          <w:rFonts w:ascii="Times New Roman" w:eastAsia="Times New Roman" w:hAnsi="Times New Roman" w:cs="Times New Roman"/>
          <w:color w:val="333333"/>
          <w:sz w:val="28"/>
          <w:szCs w:val="28"/>
        </w:rPr>
        <w:t> class provides methods to add and remove keyboard and mouse event listeners.</w:t>
      </w:r>
    </w:p>
    <w:p w14:paraId="580C59F8" w14:textId="77777777" w:rsidR="00443B40" w:rsidRPr="00443B40" w:rsidRDefault="00443B40" w:rsidP="00443B40">
      <w:pPr>
        <w:shd w:val="clear" w:color="auto" w:fill="FFFFFF"/>
        <w:spacing w:after="150" w:line="315" w:lineRule="atLeast"/>
        <w:ind w:right="18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36"/>
          <w:szCs w:val="36"/>
        </w:rPr>
        <w:t> </w:t>
      </w:r>
    </w:p>
    <w:p w14:paraId="6CE475ED" w14:textId="77777777" w:rsidR="00443B40" w:rsidRPr="00443B40" w:rsidRDefault="00443B40" w:rsidP="00443B40">
      <w:pPr>
        <w:shd w:val="clear" w:color="auto" w:fill="FFFFFF"/>
        <w:spacing w:after="150" w:line="315" w:lineRule="atLeast"/>
        <w:ind w:right="-1624"/>
        <w:jc w:val="both"/>
        <w:rPr>
          <w:rFonts w:ascii="Helvetica" w:eastAsia="Times New Roman" w:hAnsi="Helvetica" w:cs="Helvetica"/>
          <w:color w:val="333333"/>
          <w:sz w:val="21"/>
          <w:szCs w:val="21"/>
        </w:rPr>
      </w:pPr>
      <w:r w:rsidRPr="00443B40">
        <w:rPr>
          <w:rFonts w:ascii="Arial" w:eastAsia="Times New Roman" w:hAnsi="Arial" w:cs="Arial"/>
          <w:b/>
          <w:bCs/>
          <w:color w:val="333333"/>
          <w:sz w:val="44"/>
          <w:szCs w:val="44"/>
        </w:rPr>
        <w:t>Event Listeners</w:t>
      </w:r>
    </w:p>
    <w:p w14:paraId="138D0873" w14:textId="77777777" w:rsidR="00443B40" w:rsidRPr="00443B40" w:rsidRDefault="00443B40" w:rsidP="00443B40">
      <w:pPr>
        <w:shd w:val="clear" w:color="auto" w:fill="FFFFFF"/>
        <w:spacing w:after="150" w:line="315" w:lineRule="atLeast"/>
        <w:ind w:right="-1624"/>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36"/>
          <w:szCs w:val="36"/>
        </w:rPr>
        <w:t> </w:t>
      </w:r>
    </w:p>
    <w:p w14:paraId="2489E74A" w14:textId="77777777" w:rsidR="00443B40" w:rsidRPr="00443B40" w:rsidRDefault="00443B40" w:rsidP="00443B40">
      <w:pPr>
        <w:shd w:val="clear" w:color="auto" w:fill="FFFFFF"/>
        <w:spacing w:after="150" w:line="315" w:lineRule="atLeast"/>
        <w:ind w:right="-9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28"/>
          <w:szCs w:val="28"/>
        </w:rPr>
        <w:t>A </w:t>
      </w:r>
      <w:r w:rsidRPr="00443B40">
        <w:rPr>
          <w:rFonts w:ascii="Times New Roman" w:eastAsia="Times New Roman" w:hAnsi="Times New Roman" w:cs="Times New Roman"/>
          <w:i/>
          <w:iCs/>
          <w:color w:val="333333"/>
          <w:sz w:val="28"/>
          <w:szCs w:val="28"/>
        </w:rPr>
        <w:t>listener</w:t>
      </w:r>
      <w:r w:rsidRPr="00443B40">
        <w:rPr>
          <w:rFonts w:ascii="Times New Roman" w:eastAsia="Times New Roman" w:hAnsi="Times New Roman" w:cs="Times New Roman"/>
          <w:color w:val="333333"/>
          <w:sz w:val="28"/>
          <w:szCs w:val="28"/>
        </w:rPr>
        <w:t> is an object that is notified when an event occurs. It has two major requirements. First, it must have been registered with one or more sources to receive notifications about specific types of events. Second, it must implement methods to receive and process these notifications.</w:t>
      </w:r>
    </w:p>
    <w:p w14:paraId="597ACE9C" w14:textId="77777777" w:rsidR="00443B40" w:rsidRPr="00443B40" w:rsidRDefault="00443B40" w:rsidP="00443B40">
      <w:pPr>
        <w:shd w:val="clear" w:color="auto" w:fill="FFFFFF"/>
        <w:spacing w:after="150" w:line="315" w:lineRule="atLeast"/>
        <w:ind w:right="-9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36"/>
          <w:szCs w:val="36"/>
        </w:rPr>
        <w:t> </w:t>
      </w:r>
    </w:p>
    <w:p w14:paraId="57551083" w14:textId="77777777" w:rsidR="00443B40" w:rsidRPr="00443B40" w:rsidRDefault="00443B40" w:rsidP="00443B40">
      <w:pPr>
        <w:shd w:val="clear" w:color="auto" w:fill="FFFFFF"/>
        <w:spacing w:after="150" w:line="315" w:lineRule="atLeast"/>
        <w:ind w:right="-90"/>
        <w:jc w:val="both"/>
        <w:rPr>
          <w:rFonts w:ascii="Helvetica" w:eastAsia="Times New Roman" w:hAnsi="Helvetica" w:cs="Helvetica"/>
          <w:color w:val="333333"/>
          <w:sz w:val="21"/>
          <w:szCs w:val="21"/>
        </w:rPr>
      </w:pPr>
      <w:r w:rsidRPr="00443B40">
        <w:rPr>
          <w:rFonts w:ascii="Times New Roman" w:eastAsia="Times New Roman" w:hAnsi="Times New Roman" w:cs="Times New Roman"/>
          <w:color w:val="333333"/>
          <w:sz w:val="28"/>
          <w:szCs w:val="28"/>
        </w:rPr>
        <w:t>The methods that receive and process events are defined in a set of interfaces, such as those found in </w:t>
      </w:r>
      <w:proofErr w:type="spellStart"/>
      <w:proofErr w:type="gramStart"/>
      <w:r w:rsidRPr="00443B40">
        <w:rPr>
          <w:rFonts w:ascii="Times New Roman" w:eastAsia="Times New Roman" w:hAnsi="Times New Roman" w:cs="Times New Roman"/>
          <w:b/>
          <w:bCs/>
          <w:color w:val="333333"/>
          <w:sz w:val="28"/>
          <w:szCs w:val="28"/>
        </w:rPr>
        <w:t>java.awt.event</w:t>
      </w:r>
      <w:proofErr w:type="spellEnd"/>
      <w:proofErr w:type="gramEnd"/>
      <w:r w:rsidRPr="00443B40">
        <w:rPr>
          <w:rFonts w:ascii="Times New Roman" w:eastAsia="Times New Roman" w:hAnsi="Times New Roman" w:cs="Times New Roman"/>
          <w:color w:val="333333"/>
          <w:sz w:val="28"/>
          <w:szCs w:val="28"/>
        </w:rPr>
        <w:t>. For example, the </w:t>
      </w:r>
      <w:proofErr w:type="spellStart"/>
      <w:r w:rsidRPr="00443B40">
        <w:rPr>
          <w:rFonts w:ascii="Times New Roman" w:eastAsia="Times New Roman" w:hAnsi="Times New Roman" w:cs="Times New Roman"/>
          <w:b/>
          <w:bCs/>
          <w:color w:val="333333"/>
          <w:sz w:val="28"/>
          <w:szCs w:val="28"/>
        </w:rPr>
        <w:t>MouseMotionListener</w:t>
      </w:r>
      <w:proofErr w:type="spellEnd"/>
      <w:r w:rsidRPr="00443B40">
        <w:rPr>
          <w:rFonts w:ascii="Times New Roman" w:eastAsia="Times New Roman" w:hAnsi="Times New Roman" w:cs="Times New Roman"/>
          <w:color w:val="333333"/>
          <w:sz w:val="28"/>
          <w:szCs w:val="28"/>
        </w:rPr>
        <w:t xml:space="preserve"> interface defines two methods to receive notifications </w:t>
      </w:r>
      <w:r w:rsidRPr="00443B40">
        <w:rPr>
          <w:rFonts w:ascii="Times New Roman" w:eastAsia="Times New Roman" w:hAnsi="Times New Roman" w:cs="Times New Roman"/>
          <w:color w:val="333333"/>
          <w:sz w:val="28"/>
          <w:szCs w:val="28"/>
        </w:rPr>
        <w:lastRenderedPageBreak/>
        <w:t>when the mouse is dragged or moved. Any object may receive and process one or both of these events if it provides an implementation of this interface. Other listener interfaces are discussed later in this and other chapters.</w:t>
      </w:r>
    </w:p>
    <w:p w14:paraId="75674342" w14:textId="77777777" w:rsidR="00307C4B" w:rsidRDefault="00307C4B" w:rsidP="00E60200">
      <w:pPr>
        <w:pStyle w:val="NormalWeb"/>
        <w:shd w:val="clear" w:color="auto" w:fill="FFFFFF"/>
        <w:spacing w:before="0" w:beforeAutospacing="0" w:after="203" w:afterAutospacing="0"/>
        <w:rPr>
          <w:rFonts w:ascii="Helvetica" w:hAnsi="Helvetica" w:cs="Helvetica"/>
          <w:color w:val="333333"/>
        </w:rPr>
      </w:pPr>
    </w:p>
    <w:p w14:paraId="158C3ABB" w14:textId="77777777" w:rsidR="00307C4B" w:rsidRDefault="00307C4B" w:rsidP="00E60200">
      <w:pPr>
        <w:pStyle w:val="NormalWeb"/>
        <w:shd w:val="clear" w:color="auto" w:fill="FFFFFF"/>
        <w:spacing w:before="0" w:beforeAutospacing="0" w:after="203" w:afterAutospacing="0"/>
        <w:rPr>
          <w:rFonts w:ascii="Helvetica" w:hAnsi="Helvetica" w:cs="Helvetica"/>
          <w:color w:val="333333"/>
        </w:rPr>
      </w:pPr>
      <w:r w:rsidRPr="00307C4B">
        <w:rPr>
          <w:rFonts w:ascii="Helvetica" w:hAnsi="Helvetica" w:cs="Helvetica"/>
          <w:noProof/>
          <w:color w:val="333333"/>
        </w:rPr>
        <w:drawing>
          <wp:inline distT="0" distB="0" distL="0" distR="0" wp14:anchorId="662F9341" wp14:editId="4A30FF34">
            <wp:extent cx="5943600" cy="3695065"/>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stretch>
                      <a:fillRect/>
                    </a:stretch>
                  </pic:blipFill>
                  <pic:spPr>
                    <a:xfrm>
                      <a:off x="0" y="0"/>
                      <a:ext cx="5943600" cy="3695065"/>
                    </a:xfrm>
                    <a:prstGeom prst="rect">
                      <a:avLst/>
                    </a:prstGeom>
                  </pic:spPr>
                </pic:pic>
              </a:graphicData>
            </a:graphic>
          </wp:inline>
        </w:drawing>
      </w:r>
    </w:p>
    <w:p w14:paraId="3FB5E63C" w14:textId="77777777" w:rsidR="00307C4B" w:rsidRDefault="00307C4B" w:rsidP="00E60200">
      <w:pPr>
        <w:pStyle w:val="NormalWeb"/>
        <w:shd w:val="clear" w:color="auto" w:fill="FFFFFF"/>
        <w:spacing w:before="0" w:beforeAutospacing="0" w:after="203" w:afterAutospacing="0"/>
        <w:rPr>
          <w:rFonts w:ascii="Helvetica" w:hAnsi="Helvetica" w:cs="Helvetica"/>
          <w:color w:val="333333"/>
        </w:rPr>
      </w:pPr>
    </w:p>
    <w:p w14:paraId="404E5E85" w14:textId="77777777" w:rsidR="00307C4B" w:rsidRDefault="00307C4B" w:rsidP="00E60200">
      <w:pPr>
        <w:pStyle w:val="NormalWeb"/>
        <w:shd w:val="clear" w:color="auto" w:fill="FFFFFF"/>
        <w:spacing w:before="0" w:beforeAutospacing="0" w:after="203" w:afterAutospacing="0"/>
        <w:rPr>
          <w:rFonts w:ascii="Helvetica" w:hAnsi="Helvetica" w:cs="Helvetica"/>
          <w:color w:val="333333"/>
        </w:rPr>
      </w:pPr>
    </w:p>
    <w:p w14:paraId="198CDC2D" w14:textId="77777777" w:rsidR="00307C4B" w:rsidRDefault="00307C4B" w:rsidP="00E60200">
      <w:pPr>
        <w:pStyle w:val="NormalWeb"/>
        <w:shd w:val="clear" w:color="auto" w:fill="FFFFFF"/>
        <w:spacing w:before="0" w:beforeAutospacing="0" w:after="203" w:afterAutospacing="0"/>
        <w:rPr>
          <w:rFonts w:ascii="Helvetica" w:hAnsi="Helvetica" w:cs="Helvetica"/>
          <w:color w:val="333333"/>
        </w:rPr>
      </w:pPr>
      <w:r w:rsidRPr="00307C4B">
        <w:rPr>
          <w:rFonts w:ascii="Helvetica" w:hAnsi="Helvetica" w:cs="Helvetica"/>
          <w:noProof/>
          <w:color w:val="333333"/>
        </w:rPr>
        <w:lastRenderedPageBreak/>
        <w:drawing>
          <wp:inline distT="0" distB="0" distL="0" distR="0" wp14:anchorId="54BB3885" wp14:editId="2D741CDC">
            <wp:extent cx="5943600" cy="3597910"/>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5943600" cy="3597910"/>
                    </a:xfrm>
                    <a:prstGeom prst="rect">
                      <a:avLst/>
                    </a:prstGeom>
                  </pic:spPr>
                </pic:pic>
              </a:graphicData>
            </a:graphic>
          </wp:inline>
        </w:drawing>
      </w:r>
    </w:p>
    <w:p w14:paraId="4BE7653E" w14:textId="77777777" w:rsidR="00307C4B" w:rsidRDefault="00307C4B" w:rsidP="00E60200">
      <w:pPr>
        <w:pStyle w:val="NormalWeb"/>
        <w:shd w:val="clear" w:color="auto" w:fill="FFFFFF"/>
        <w:spacing w:before="0" w:beforeAutospacing="0" w:after="203" w:afterAutospacing="0"/>
        <w:rPr>
          <w:rFonts w:ascii="Helvetica" w:hAnsi="Helvetica" w:cs="Helvetica"/>
          <w:color w:val="333333"/>
        </w:rPr>
      </w:pPr>
    </w:p>
    <w:p w14:paraId="0723CC86"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r>
        <w:rPr>
          <w:rFonts w:ascii="Helvetica" w:hAnsi="Helvetica" w:cs="Helvetica"/>
          <w:color w:val="333333"/>
        </w:rPr>
        <w:t>The event delegation model contains two main components. First are the event sources and second are the listeners. Most of the listener interfaces are available in the </w:t>
      </w:r>
      <w:proofErr w:type="spellStart"/>
      <w:proofErr w:type="gramStart"/>
      <w:r>
        <w:rPr>
          <w:rStyle w:val="Emphasis"/>
          <w:rFonts w:ascii="Helvetica" w:hAnsi="Helvetica" w:cs="Helvetica"/>
          <w:color w:val="333333"/>
        </w:rPr>
        <w:t>java.awt.event</w:t>
      </w:r>
      <w:proofErr w:type="spellEnd"/>
      <w:proofErr w:type="gramEnd"/>
      <w:r>
        <w:rPr>
          <w:rFonts w:ascii="Helvetica" w:hAnsi="Helvetica" w:cs="Helvetica"/>
          <w:color w:val="333333"/>
        </w:rPr>
        <w:t xml:space="preserve"> package. In Java, there are several event </w:t>
      </w:r>
      <w:proofErr w:type="gramStart"/>
      <w:r>
        <w:rPr>
          <w:rFonts w:ascii="Helvetica" w:hAnsi="Helvetica" w:cs="Helvetica"/>
          <w:color w:val="333333"/>
        </w:rPr>
        <w:t>listener</w:t>
      </w:r>
      <w:proofErr w:type="gramEnd"/>
      <w:r>
        <w:rPr>
          <w:rFonts w:ascii="Helvetica" w:hAnsi="Helvetica" w:cs="Helvetica"/>
          <w:color w:val="333333"/>
        </w:rPr>
        <w:t xml:space="preserve"> interfaces which are listed below:</w:t>
      </w:r>
    </w:p>
    <w:p w14:paraId="0369F1B9"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r>
        <w:rPr>
          <w:rFonts w:ascii="Helvetica" w:hAnsi="Helvetica" w:cs="Helvetica"/>
          <w:color w:val="333333"/>
        </w:rPr>
        <w:t> </w:t>
      </w:r>
    </w:p>
    <w:p w14:paraId="126AECCC"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r>
        <w:rPr>
          <w:rStyle w:val="Strong"/>
          <w:rFonts w:ascii="Helvetica" w:hAnsi="Helvetica" w:cs="Helvetica"/>
          <w:color w:val="333333"/>
        </w:rPr>
        <w:t>ActionListener </w:t>
      </w:r>
    </w:p>
    <w:p w14:paraId="2B0B167E"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r>
        <w:rPr>
          <w:rFonts w:ascii="Helvetica" w:hAnsi="Helvetica" w:cs="Helvetica"/>
          <w:color w:val="333333"/>
        </w:rPr>
        <w:t> </w:t>
      </w:r>
    </w:p>
    <w:p w14:paraId="636AA515"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r>
        <w:rPr>
          <w:rFonts w:ascii="Helvetica" w:hAnsi="Helvetica" w:cs="Helvetica"/>
          <w:color w:val="333333"/>
        </w:rPr>
        <w:t>This interface deals with the action events. Following is the event handling method available in the ActionListener interface:</w:t>
      </w:r>
    </w:p>
    <w:p w14:paraId="0D4BF125"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r>
        <w:rPr>
          <w:rFonts w:ascii="Helvetica" w:hAnsi="Helvetica" w:cs="Helvetica"/>
          <w:color w:val="333333"/>
        </w:rPr>
        <w:t> </w:t>
      </w:r>
    </w:p>
    <w:p w14:paraId="356EDC1A" w14:textId="77777777" w:rsidR="00E60200" w:rsidRDefault="00E60200" w:rsidP="00E60200">
      <w:pPr>
        <w:pStyle w:val="NormalWeb"/>
        <w:shd w:val="clear" w:color="auto" w:fill="FFFFFF"/>
        <w:spacing w:before="0" w:beforeAutospacing="0" w:after="0" w:afterAutospacing="0"/>
        <w:rPr>
          <w:rFonts w:ascii="Helvetica" w:hAnsi="Helvetica" w:cs="Helvetica"/>
          <w:color w:val="333333"/>
          <w:sz w:val="30"/>
          <w:szCs w:val="30"/>
        </w:rPr>
      </w:pPr>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actionPerformed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ActionEvent</w:t>
      </w:r>
      <w:proofErr w:type="spellEnd"/>
      <w:r>
        <w:rPr>
          <w:rStyle w:val="Emphasis"/>
          <w:rFonts w:ascii="Helvetica" w:hAnsi="Helvetica" w:cs="Helvetica"/>
          <w:color w:val="333333"/>
          <w:sz w:val="30"/>
          <w:szCs w:val="30"/>
        </w:rPr>
        <w:t xml:space="preserve"> ae)</w:t>
      </w:r>
    </w:p>
    <w:p w14:paraId="78FEAC1B" w14:textId="77777777" w:rsidR="00E60200" w:rsidRDefault="00E60200" w:rsidP="00E60200">
      <w:pPr>
        <w:pStyle w:val="NormalWeb"/>
        <w:shd w:val="clear" w:color="auto" w:fill="FFFFFF"/>
        <w:spacing w:before="0" w:beforeAutospacing="0" w:after="203" w:afterAutospacing="0"/>
        <w:rPr>
          <w:rStyle w:val="Strong"/>
          <w:rFonts w:ascii="Helvetica" w:hAnsi="Helvetica" w:cs="Helvetica"/>
          <w:color w:val="333333"/>
        </w:rPr>
      </w:pPr>
    </w:p>
    <w:p w14:paraId="5D1D7FC4"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proofErr w:type="spellStart"/>
      <w:r>
        <w:rPr>
          <w:rStyle w:val="Strong"/>
          <w:rFonts w:ascii="Helvetica" w:hAnsi="Helvetica" w:cs="Helvetica"/>
          <w:color w:val="333333"/>
        </w:rPr>
        <w:t>AdjustmentListener</w:t>
      </w:r>
      <w:proofErr w:type="spellEnd"/>
    </w:p>
    <w:p w14:paraId="4FBB7B10"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r>
        <w:rPr>
          <w:rFonts w:ascii="Helvetica" w:hAnsi="Helvetica" w:cs="Helvetica"/>
          <w:color w:val="333333"/>
        </w:rPr>
        <w:t> </w:t>
      </w:r>
    </w:p>
    <w:p w14:paraId="666CEE20"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r>
        <w:rPr>
          <w:rFonts w:ascii="Helvetica" w:hAnsi="Helvetica" w:cs="Helvetica"/>
          <w:color w:val="333333"/>
        </w:rPr>
        <w:t xml:space="preserve">This interface deals with the adjustment event generated by the scroll bar. Following is the event handling method available in the </w:t>
      </w:r>
      <w:proofErr w:type="spellStart"/>
      <w:r>
        <w:rPr>
          <w:rFonts w:ascii="Helvetica" w:hAnsi="Helvetica" w:cs="Helvetica"/>
          <w:color w:val="333333"/>
        </w:rPr>
        <w:t>AdjustmentListener</w:t>
      </w:r>
      <w:proofErr w:type="spellEnd"/>
      <w:r>
        <w:rPr>
          <w:rFonts w:ascii="Helvetica" w:hAnsi="Helvetica" w:cs="Helvetica"/>
          <w:color w:val="333333"/>
        </w:rPr>
        <w:t xml:space="preserve"> interface:</w:t>
      </w:r>
    </w:p>
    <w:p w14:paraId="7BF82F3E" w14:textId="77777777" w:rsidR="00E60200" w:rsidRDefault="00E60200" w:rsidP="00E60200">
      <w:pPr>
        <w:pStyle w:val="NormalWeb"/>
        <w:shd w:val="clear" w:color="auto" w:fill="FFFFFF"/>
        <w:spacing w:before="0" w:beforeAutospacing="0" w:after="0" w:afterAutospacing="0"/>
        <w:rPr>
          <w:rFonts w:ascii="Helvetica" w:hAnsi="Helvetica" w:cs="Helvetica"/>
          <w:color w:val="333333"/>
          <w:sz w:val="30"/>
          <w:szCs w:val="30"/>
        </w:rPr>
      </w:pPr>
      <w:r>
        <w:rPr>
          <w:rStyle w:val="Emphasis"/>
          <w:rFonts w:ascii="Helvetica" w:hAnsi="Helvetica" w:cs="Helvetica"/>
          <w:color w:val="333333"/>
          <w:sz w:val="30"/>
          <w:szCs w:val="30"/>
        </w:rPr>
        <w:lastRenderedPageBreak/>
        <w:t xml:space="preserve">void </w:t>
      </w:r>
      <w:proofErr w:type="spellStart"/>
      <w:proofErr w:type="gramStart"/>
      <w:r>
        <w:rPr>
          <w:rStyle w:val="Emphasis"/>
          <w:rFonts w:ascii="Helvetica" w:hAnsi="Helvetica" w:cs="Helvetica"/>
          <w:color w:val="333333"/>
          <w:sz w:val="30"/>
          <w:szCs w:val="30"/>
        </w:rPr>
        <w:t>adjustmentValueChanged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AdjustmentEvent</w:t>
      </w:r>
      <w:proofErr w:type="spellEnd"/>
      <w:r>
        <w:rPr>
          <w:rStyle w:val="Emphasis"/>
          <w:rFonts w:ascii="Helvetica" w:hAnsi="Helvetica" w:cs="Helvetica"/>
          <w:color w:val="333333"/>
          <w:sz w:val="30"/>
          <w:szCs w:val="30"/>
        </w:rPr>
        <w:t xml:space="preserve"> ae)</w:t>
      </w:r>
    </w:p>
    <w:p w14:paraId="7B3953C2"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r>
        <w:rPr>
          <w:rFonts w:ascii="Helvetica" w:hAnsi="Helvetica" w:cs="Helvetica"/>
          <w:color w:val="333333"/>
        </w:rPr>
        <w:t> </w:t>
      </w:r>
    </w:p>
    <w:p w14:paraId="614F2B97"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proofErr w:type="spellStart"/>
      <w:r>
        <w:rPr>
          <w:rStyle w:val="Strong"/>
          <w:rFonts w:ascii="Helvetica" w:hAnsi="Helvetica" w:cs="Helvetica"/>
          <w:color w:val="333333"/>
        </w:rPr>
        <w:t>ComponentListener</w:t>
      </w:r>
      <w:proofErr w:type="spellEnd"/>
    </w:p>
    <w:p w14:paraId="35483246" w14:textId="77777777" w:rsidR="00880F10" w:rsidRDefault="00E60200" w:rsidP="00880F10">
      <w:pPr>
        <w:pStyle w:val="NormalWeb"/>
        <w:shd w:val="clear" w:color="auto" w:fill="FFFFFF"/>
        <w:spacing w:before="0" w:beforeAutospacing="0" w:after="203" w:afterAutospacing="0"/>
        <w:rPr>
          <w:rFonts w:ascii="Helvetica" w:hAnsi="Helvetica" w:cs="Helvetica"/>
          <w:color w:val="333333"/>
        </w:rPr>
      </w:pPr>
      <w:r>
        <w:rPr>
          <w:rFonts w:ascii="Helvetica" w:hAnsi="Helvetica" w:cs="Helvetica"/>
          <w:color w:val="333333"/>
        </w:rPr>
        <w:t> </w:t>
      </w:r>
      <w:proofErr w:type="gramStart"/>
      <w:r w:rsidR="00880F10">
        <w:rPr>
          <w:rFonts w:ascii="Helvetica" w:hAnsi="Helvetica" w:cs="Helvetica"/>
          <w:color w:val="333333"/>
        </w:rPr>
        <w:t>Components  :</w:t>
      </w:r>
      <w:proofErr w:type="gramEnd"/>
      <w:r w:rsidR="00880F10">
        <w:rPr>
          <w:rStyle w:val="Strong"/>
          <w:rFonts w:ascii="Helvetica" w:hAnsi="Helvetica" w:cs="Helvetica"/>
          <w:color w:val="333333"/>
        </w:rPr>
        <w:t>Text</w:t>
      </w:r>
      <w:r w:rsidR="005F7624">
        <w:rPr>
          <w:rStyle w:val="Strong"/>
          <w:rFonts w:ascii="Helvetica" w:hAnsi="Helvetica" w:cs="Helvetica"/>
          <w:color w:val="333333"/>
        </w:rPr>
        <w:t xml:space="preserve"> field</w:t>
      </w:r>
      <w:r w:rsidR="00880F10">
        <w:rPr>
          <w:rStyle w:val="Strong"/>
          <w:rFonts w:ascii="Helvetica" w:hAnsi="Helvetica" w:cs="Helvetica"/>
          <w:color w:val="333333"/>
        </w:rPr>
        <w:t xml:space="preserve"> ,</w:t>
      </w:r>
      <w:proofErr w:type="spellStart"/>
      <w:r w:rsidR="00880F10">
        <w:rPr>
          <w:rStyle w:val="Strong"/>
          <w:rFonts w:ascii="Helvetica" w:hAnsi="Helvetica" w:cs="Helvetica"/>
          <w:color w:val="333333"/>
        </w:rPr>
        <w:t>button,label,radiobutton</w:t>
      </w:r>
      <w:proofErr w:type="spellEnd"/>
      <w:r w:rsidR="00880F10">
        <w:rPr>
          <w:rStyle w:val="Strong"/>
          <w:rFonts w:ascii="Helvetica" w:hAnsi="Helvetica" w:cs="Helvetica"/>
          <w:color w:val="333333"/>
        </w:rPr>
        <w:t xml:space="preserve"> etc.</w:t>
      </w:r>
    </w:p>
    <w:p w14:paraId="2DBD68EB"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p>
    <w:p w14:paraId="566ECFC5"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r>
        <w:rPr>
          <w:rFonts w:ascii="Helvetica" w:hAnsi="Helvetica" w:cs="Helvetica"/>
          <w:color w:val="333333"/>
        </w:rPr>
        <w:t xml:space="preserve">This interface deals with the component events. Following are the event handling methods available in the </w:t>
      </w:r>
      <w:proofErr w:type="spellStart"/>
      <w:r>
        <w:rPr>
          <w:rFonts w:ascii="Helvetica" w:hAnsi="Helvetica" w:cs="Helvetica"/>
          <w:color w:val="333333"/>
        </w:rPr>
        <w:t>ComponentListener</w:t>
      </w:r>
      <w:proofErr w:type="spellEnd"/>
      <w:r>
        <w:rPr>
          <w:rFonts w:ascii="Helvetica" w:hAnsi="Helvetica" w:cs="Helvetica"/>
          <w:color w:val="333333"/>
        </w:rPr>
        <w:t xml:space="preserve"> interface:</w:t>
      </w:r>
    </w:p>
    <w:p w14:paraId="74258E95"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r>
        <w:rPr>
          <w:rFonts w:ascii="Helvetica" w:hAnsi="Helvetica" w:cs="Helvetica"/>
          <w:color w:val="333333"/>
        </w:rPr>
        <w:t> </w:t>
      </w:r>
    </w:p>
    <w:p w14:paraId="5FDBD80C"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sz w:val="30"/>
          <w:szCs w:val="30"/>
        </w:rPr>
      </w:pPr>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componentResized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ComponentEvent</w:t>
      </w:r>
      <w:proofErr w:type="spellEnd"/>
      <w:r>
        <w:rPr>
          <w:rStyle w:val="Emphasis"/>
          <w:rFonts w:ascii="Helvetica" w:hAnsi="Helvetica" w:cs="Helvetica"/>
          <w:color w:val="333333"/>
          <w:sz w:val="30"/>
          <w:szCs w:val="30"/>
        </w:rPr>
        <w:t xml:space="preserve"> </w:t>
      </w:r>
      <w:proofErr w:type="spellStart"/>
      <w:r>
        <w:rPr>
          <w:rStyle w:val="Emphasis"/>
          <w:rFonts w:ascii="Helvetica" w:hAnsi="Helvetica" w:cs="Helvetica"/>
          <w:color w:val="333333"/>
          <w:sz w:val="30"/>
          <w:szCs w:val="30"/>
        </w:rPr>
        <w:t>ce</w:t>
      </w:r>
      <w:proofErr w:type="spellEnd"/>
      <w:r>
        <w:rPr>
          <w:rStyle w:val="Emphasis"/>
          <w:rFonts w:ascii="Helvetica" w:hAnsi="Helvetica" w:cs="Helvetica"/>
          <w:color w:val="333333"/>
          <w:sz w:val="30"/>
          <w:szCs w:val="30"/>
        </w:rPr>
        <w:t>)</w:t>
      </w:r>
    </w:p>
    <w:p w14:paraId="0FFC302F"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sz w:val="30"/>
          <w:szCs w:val="30"/>
        </w:rPr>
      </w:pPr>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componentMoved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ComponentEvent</w:t>
      </w:r>
      <w:proofErr w:type="spellEnd"/>
      <w:r>
        <w:rPr>
          <w:rStyle w:val="Emphasis"/>
          <w:rFonts w:ascii="Helvetica" w:hAnsi="Helvetica" w:cs="Helvetica"/>
          <w:color w:val="333333"/>
          <w:sz w:val="30"/>
          <w:szCs w:val="30"/>
        </w:rPr>
        <w:t xml:space="preserve"> </w:t>
      </w:r>
      <w:proofErr w:type="spellStart"/>
      <w:r>
        <w:rPr>
          <w:rStyle w:val="Emphasis"/>
          <w:rFonts w:ascii="Helvetica" w:hAnsi="Helvetica" w:cs="Helvetica"/>
          <w:color w:val="333333"/>
          <w:sz w:val="30"/>
          <w:szCs w:val="30"/>
        </w:rPr>
        <w:t>ce</w:t>
      </w:r>
      <w:proofErr w:type="spellEnd"/>
      <w:r>
        <w:rPr>
          <w:rStyle w:val="Emphasis"/>
          <w:rFonts w:ascii="Helvetica" w:hAnsi="Helvetica" w:cs="Helvetica"/>
          <w:color w:val="333333"/>
          <w:sz w:val="30"/>
          <w:szCs w:val="30"/>
        </w:rPr>
        <w:t>)</w:t>
      </w:r>
    </w:p>
    <w:p w14:paraId="58D13D29"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sz w:val="30"/>
          <w:szCs w:val="30"/>
        </w:rPr>
      </w:pPr>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componentShown</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ComponentEvent</w:t>
      </w:r>
      <w:proofErr w:type="spellEnd"/>
      <w:r>
        <w:rPr>
          <w:rStyle w:val="Emphasis"/>
          <w:rFonts w:ascii="Helvetica" w:hAnsi="Helvetica" w:cs="Helvetica"/>
          <w:color w:val="333333"/>
          <w:sz w:val="30"/>
          <w:szCs w:val="30"/>
        </w:rPr>
        <w:t xml:space="preserve"> </w:t>
      </w:r>
      <w:proofErr w:type="spellStart"/>
      <w:r>
        <w:rPr>
          <w:rStyle w:val="Emphasis"/>
          <w:rFonts w:ascii="Helvetica" w:hAnsi="Helvetica" w:cs="Helvetica"/>
          <w:color w:val="333333"/>
          <w:sz w:val="30"/>
          <w:szCs w:val="30"/>
        </w:rPr>
        <w:t>ce</w:t>
      </w:r>
      <w:proofErr w:type="spellEnd"/>
      <w:r>
        <w:rPr>
          <w:rStyle w:val="Emphasis"/>
          <w:rFonts w:ascii="Helvetica" w:hAnsi="Helvetica" w:cs="Helvetica"/>
          <w:color w:val="333333"/>
          <w:sz w:val="30"/>
          <w:szCs w:val="30"/>
        </w:rPr>
        <w:t>)</w:t>
      </w:r>
    </w:p>
    <w:p w14:paraId="6E242FAC" w14:textId="77777777" w:rsidR="00E60200" w:rsidRDefault="00E60200" w:rsidP="00E60200">
      <w:pPr>
        <w:pStyle w:val="NormalWeb"/>
        <w:shd w:val="clear" w:color="auto" w:fill="FFFFFF"/>
        <w:spacing w:before="0" w:beforeAutospacing="0" w:after="0" w:afterAutospacing="0"/>
        <w:rPr>
          <w:rFonts w:ascii="Helvetica" w:hAnsi="Helvetica" w:cs="Helvetica"/>
          <w:color w:val="333333"/>
          <w:sz w:val="30"/>
          <w:szCs w:val="30"/>
        </w:rPr>
      </w:pPr>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componentHidden</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ComponentEvent</w:t>
      </w:r>
      <w:proofErr w:type="spellEnd"/>
      <w:r>
        <w:rPr>
          <w:rStyle w:val="Emphasis"/>
          <w:rFonts w:ascii="Helvetica" w:hAnsi="Helvetica" w:cs="Helvetica"/>
          <w:color w:val="333333"/>
          <w:sz w:val="30"/>
          <w:szCs w:val="30"/>
        </w:rPr>
        <w:t xml:space="preserve"> </w:t>
      </w:r>
      <w:proofErr w:type="spellStart"/>
      <w:r>
        <w:rPr>
          <w:rStyle w:val="Emphasis"/>
          <w:rFonts w:ascii="Helvetica" w:hAnsi="Helvetica" w:cs="Helvetica"/>
          <w:color w:val="333333"/>
          <w:sz w:val="30"/>
          <w:szCs w:val="30"/>
        </w:rPr>
        <w:t>ce</w:t>
      </w:r>
      <w:proofErr w:type="spellEnd"/>
      <w:r>
        <w:rPr>
          <w:rStyle w:val="Emphasis"/>
          <w:rFonts w:ascii="Helvetica" w:hAnsi="Helvetica" w:cs="Helvetica"/>
          <w:color w:val="333333"/>
          <w:sz w:val="30"/>
          <w:szCs w:val="30"/>
        </w:rPr>
        <w:t>)</w:t>
      </w:r>
    </w:p>
    <w:p w14:paraId="7D45DB42" w14:textId="77777777" w:rsidR="00E60200" w:rsidRDefault="00E60200" w:rsidP="00E60200">
      <w:pPr>
        <w:pStyle w:val="NormalWeb"/>
        <w:shd w:val="clear" w:color="auto" w:fill="FFFFFF"/>
        <w:spacing w:before="0" w:beforeAutospacing="0" w:after="203" w:afterAutospacing="0"/>
        <w:rPr>
          <w:rStyle w:val="Strong"/>
          <w:rFonts w:ascii="Helvetica" w:hAnsi="Helvetica" w:cs="Helvetica"/>
          <w:color w:val="333333"/>
        </w:rPr>
      </w:pPr>
    </w:p>
    <w:p w14:paraId="7BF963E4" w14:textId="77777777" w:rsidR="00E60200" w:rsidRDefault="00E60200" w:rsidP="00E60200">
      <w:pPr>
        <w:pStyle w:val="NormalWeb"/>
        <w:shd w:val="clear" w:color="auto" w:fill="FFFFFF"/>
        <w:spacing w:before="0" w:beforeAutospacing="0" w:after="203" w:afterAutospacing="0"/>
        <w:rPr>
          <w:rStyle w:val="Strong"/>
          <w:rFonts w:ascii="Helvetica" w:hAnsi="Helvetica" w:cs="Helvetica"/>
          <w:color w:val="333333"/>
        </w:rPr>
      </w:pPr>
    </w:p>
    <w:p w14:paraId="297A17D8" w14:textId="77777777" w:rsidR="00E60200" w:rsidRDefault="00E60200" w:rsidP="00E60200">
      <w:pPr>
        <w:pStyle w:val="NormalWeb"/>
        <w:shd w:val="clear" w:color="auto" w:fill="FFFFFF"/>
        <w:spacing w:before="0" w:beforeAutospacing="0" w:after="203" w:afterAutospacing="0"/>
        <w:rPr>
          <w:rStyle w:val="Strong"/>
          <w:rFonts w:ascii="Helvetica" w:hAnsi="Helvetica" w:cs="Helvetica"/>
          <w:color w:val="333333"/>
        </w:rPr>
      </w:pPr>
    </w:p>
    <w:p w14:paraId="4BF1703E" w14:textId="77777777" w:rsidR="00E60200" w:rsidRDefault="00E60200" w:rsidP="00E60200">
      <w:pPr>
        <w:pStyle w:val="NormalWeb"/>
        <w:shd w:val="clear" w:color="auto" w:fill="FFFFFF"/>
        <w:spacing w:before="0" w:beforeAutospacing="0" w:after="203" w:afterAutospacing="0"/>
        <w:rPr>
          <w:rStyle w:val="Strong"/>
          <w:rFonts w:ascii="Helvetica" w:hAnsi="Helvetica" w:cs="Helvetica"/>
          <w:color w:val="333333"/>
        </w:rPr>
      </w:pPr>
      <w:proofErr w:type="spellStart"/>
      <w:r>
        <w:rPr>
          <w:rStyle w:val="Strong"/>
          <w:rFonts w:ascii="Helvetica" w:hAnsi="Helvetica" w:cs="Helvetica"/>
          <w:color w:val="333333"/>
        </w:rPr>
        <w:t>ContainerListener</w:t>
      </w:r>
      <w:proofErr w:type="spellEnd"/>
    </w:p>
    <w:p w14:paraId="086BCBE6" w14:textId="77777777" w:rsidR="00880F10" w:rsidRDefault="00880F10" w:rsidP="00E60200">
      <w:pPr>
        <w:pStyle w:val="NormalWeb"/>
        <w:shd w:val="clear" w:color="auto" w:fill="FFFFFF"/>
        <w:spacing w:before="0" w:beforeAutospacing="0" w:after="203" w:afterAutospacing="0"/>
        <w:rPr>
          <w:rStyle w:val="Strong"/>
          <w:rFonts w:ascii="Helvetica" w:hAnsi="Helvetica" w:cs="Helvetica"/>
          <w:color w:val="333333"/>
        </w:rPr>
      </w:pPr>
    </w:p>
    <w:p w14:paraId="2A79F413" w14:textId="77777777" w:rsidR="00880F10" w:rsidRDefault="00880F10" w:rsidP="00E60200">
      <w:pPr>
        <w:pStyle w:val="NormalWeb"/>
        <w:shd w:val="clear" w:color="auto" w:fill="FFFFFF"/>
        <w:spacing w:before="0" w:beforeAutospacing="0" w:after="203" w:afterAutospacing="0"/>
        <w:rPr>
          <w:rFonts w:ascii="Helvetica" w:hAnsi="Helvetica" w:cs="Helvetica"/>
          <w:color w:val="333333"/>
        </w:rPr>
      </w:pPr>
      <w:r>
        <w:rPr>
          <w:rStyle w:val="Strong"/>
          <w:rFonts w:ascii="Helvetica" w:hAnsi="Helvetica" w:cs="Helvetica"/>
          <w:color w:val="333333"/>
        </w:rPr>
        <w:t>Text</w:t>
      </w:r>
      <w:r w:rsidR="005F7624">
        <w:rPr>
          <w:rStyle w:val="Strong"/>
          <w:rFonts w:ascii="Helvetica" w:hAnsi="Helvetica" w:cs="Helvetica"/>
          <w:color w:val="333333"/>
        </w:rPr>
        <w:t xml:space="preserve"> </w:t>
      </w:r>
      <w:proofErr w:type="gramStart"/>
      <w:r w:rsidR="005F7624">
        <w:rPr>
          <w:rStyle w:val="Strong"/>
          <w:rFonts w:ascii="Helvetica" w:hAnsi="Helvetica" w:cs="Helvetica"/>
          <w:color w:val="333333"/>
        </w:rPr>
        <w:t>field</w:t>
      </w:r>
      <w:r>
        <w:rPr>
          <w:rStyle w:val="Strong"/>
          <w:rFonts w:ascii="Helvetica" w:hAnsi="Helvetica" w:cs="Helvetica"/>
          <w:color w:val="333333"/>
        </w:rPr>
        <w:t xml:space="preserve"> ,</w:t>
      </w:r>
      <w:proofErr w:type="spellStart"/>
      <w:r>
        <w:rPr>
          <w:rStyle w:val="Strong"/>
          <w:rFonts w:ascii="Helvetica" w:hAnsi="Helvetica" w:cs="Helvetica"/>
          <w:color w:val="333333"/>
        </w:rPr>
        <w:t>button</w:t>
      </w:r>
      <w:proofErr w:type="gramEnd"/>
      <w:r>
        <w:rPr>
          <w:rStyle w:val="Strong"/>
          <w:rFonts w:ascii="Helvetica" w:hAnsi="Helvetica" w:cs="Helvetica"/>
          <w:color w:val="333333"/>
        </w:rPr>
        <w:t>,label,radiobutton</w:t>
      </w:r>
      <w:proofErr w:type="spellEnd"/>
      <w:r>
        <w:rPr>
          <w:rStyle w:val="Strong"/>
          <w:rFonts w:ascii="Helvetica" w:hAnsi="Helvetica" w:cs="Helvetica"/>
          <w:color w:val="333333"/>
        </w:rPr>
        <w:t xml:space="preserve"> etc.   inside </w:t>
      </w:r>
      <w:proofErr w:type="gramStart"/>
      <w:r>
        <w:rPr>
          <w:rStyle w:val="Strong"/>
          <w:rFonts w:ascii="Helvetica" w:hAnsi="Helvetica" w:cs="Helvetica"/>
          <w:color w:val="333333"/>
        </w:rPr>
        <w:t>frame :</w:t>
      </w:r>
      <w:proofErr w:type="gramEnd"/>
      <w:r>
        <w:rPr>
          <w:rStyle w:val="Strong"/>
          <w:rFonts w:ascii="Helvetica" w:hAnsi="Helvetica" w:cs="Helvetica"/>
          <w:color w:val="333333"/>
        </w:rPr>
        <w:t xml:space="preserve"> </w:t>
      </w:r>
      <w:r w:rsidR="005F7624">
        <w:rPr>
          <w:rStyle w:val="Strong"/>
          <w:rFonts w:ascii="Helvetica" w:hAnsi="Helvetica" w:cs="Helvetica"/>
          <w:color w:val="333333"/>
        </w:rPr>
        <w:t>applet</w:t>
      </w:r>
    </w:p>
    <w:p w14:paraId="23953540"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r>
        <w:rPr>
          <w:rFonts w:ascii="Helvetica" w:hAnsi="Helvetica" w:cs="Helvetica"/>
          <w:color w:val="333333"/>
        </w:rPr>
        <w:t> </w:t>
      </w:r>
    </w:p>
    <w:p w14:paraId="2E28A281"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r>
        <w:rPr>
          <w:rFonts w:ascii="Helvetica" w:hAnsi="Helvetica" w:cs="Helvetica"/>
          <w:color w:val="333333"/>
        </w:rPr>
        <w:t xml:space="preserve">This interface deals with the events that can be generated on containers. Following are the event handling methods available in the </w:t>
      </w:r>
      <w:proofErr w:type="spellStart"/>
      <w:r>
        <w:rPr>
          <w:rFonts w:ascii="Helvetica" w:hAnsi="Helvetica" w:cs="Helvetica"/>
          <w:color w:val="333333"/>
        </w:rPr>
        <w:t>ContainerListener</w:t>
      </w:r>
      <w:proofErr w:type="spellEnd"/>
      <w:r>
        <w:rPr>
          <w:rFonts w:ascii="Helvetica" w:hAnsi="Helvetica" w:cs="Helvetica"/>
          <w:color w:val="333333"/>
        </w:rPr>
        <w:t xml:space="preserve"> interface:</w:t>
      </w:r>
    </w:p>
    <w:p w14:paraId="67EF08ED"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r>
        <w:rPr>
          <w:rFonts w:ascii="Helvetica" w:hAnsi="Helvetica" w:cs="Helvetica"/>
          <w:color w:val="333333"/>
        </w:rPr>
        <w:t> </w:t>
      </w:r>
    </w:p>
    <w:p w14:paraId="583652AC"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sz w:val="30"/>
          <w:szCs w:val="30"/>
        </w:rPr>
      </w:pPr>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componentAdded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ContainerEvent</w:t>
      </w:r>
      <w:proofErr w:type="spellEnd"/>
      <w:r>
        <w:rPr>
          <w:rStyle w:val="Emphasis"/>
          <w:rFonts w:ascii="Helvetica" w:hAnsi="Helvetica" w:cs="Helvetica"/>
          <w:color w:val="333333"/>
          <w:sz w:val="30"/>
          <w:szCs w:val="30"/>
        </w:rPr>
        <w:t xml:space="preserve"> </w:t>
      </w:r>
      <w:proofErr w:type="spellStart"/>
      <w:r>
        <w:rPr>
          <w:rStyle w:val="Emphasis"/>
          <w:rFonts w:ascii="Helvetica" w:hAnsi="Helvetica" w:cs="Helvetica"/>
          <w:color w:val="333333"/>
          <w:sz w:val="30"/>
          <w:szCs w:val="30"/>
        </w:rPr>
        <w:t>ce</w:t>
      </w:r>
      <w:proofErr w:type="spellEnd"/>
      <w:r>
        <w:rPr>
          <w:rStyle w:val="Emphasis"/>
          <w:rFonts w:ascii="Helvetica" w:hAnsi="Helvetica" w:cs="Helvetica"/>
          <w:color w:val="333333"/>
          <w:sz w:val="30"/>
          <w:szCs w:val="30"/>
        </w:rPr>
        <w:t>)</w:t>
      </w:r>
    </w:p>
    <w:p w14:paraId="370E83E0" w14:textId="77777777" w:rsidR="00E60200" w:rsidRDefault="00E60200" w:rsidP="00E60200">
      <w:pPr>
        <w:pStyle w:val="NormalWeb"/>
        <w:shd w:val="clear" w:color="auto" w:fill="FFFFFF"/>
        <w:spacing w:before="0" w:beforeAutospacing="0" w:after="0" w:afterAutospacing="0"/>
        <w:rPr>
          <w:rFonts w:ascii="Helvetica" w:hAnsi="Helvetica" w:cs="Helvetica"/>
          <w:color w:val="333333"/>
          <w:sz w:val="30"/>
          <w:szCs w:val="30"/>
        </w:rPr>
      </w:pPr>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componentRemoved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ContainerEvent</w:t>
      </w:r>
      <w:proofErr w:type="spellEnd"/>
      <w:r>
        <w:rPr>
          <w:rStyle w:val="Emphasis"/>
          <w:rFonts w:ascii="Helvetica" w:hAnsi="Helvetica" w:cs="Helvetica"/>
          <w:color w:val="333333"/>
          <w:sz w:val="30"/>
          <w:szCs w:val="30"/>
        </w:rPr>
        <w:t xml:space="preserve"> </w:t>
      </w:r>
      <w:proofErr w:type="spellStart"/>
      <w:r>
        <w:rPr>
          <w:rStyle w:val="Emphasis"/>
          <w:rFonts w:ascii="Helvetica" w:hAnsi="Helvetica" w:cs="Helvetica"/>
          <w:color w:val="333333"/>
          <w:sz w:val="30"/>
          <w:szCs w:val="30"/>
        </w:rPr>
        <w:t>ce</w:t>
      </w:r>
      <w:proofErr w:type="spellEnd"/>
      <w:r>
        <w:rPr>
          <w:rStyle w:val="Emphasis"/>
          <w:rFonts w:ascii="Helvetica" w:hAnsi="Helvetica" w:cs="Helvetica"/>
          <w:color w:val="333333"/>
          <w:sz w:val="30"/>
          <w:szCs w:val="30"/>
        </w:rPr>
        <w:t>)</w:t>
      </w:r>
    </w:p>
    <w:p w14:paraId="42E5F7B9" w14:textId="77777777" w:rsidR="00E52CC4" w:rsidRDefault="00E52CC4"/>
    <w:p w14:paraId="0B5D5BC3"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proofErr w:type="spellStart"/>
      <w:r>
        <w:rPr>
          <w:rStyle w:val="Strong"/>
          <w:rFonts w:ascii="Helvetica" w:hAnsi="Helvetica" w:cs="Helvetica"/>
          <w:color w:val="333333"/>
        </w:rPr>
        <w:t>FocusListener</w:t>
      </w:r>
      <w:proofErr w:type="spellEnd"/>
    </w:p>
    <w:p w14:paraId="1795FC5E"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r>
        <w:rPr>
          <w:rFonts w:ascii="Helvetica" w:hAnsi="Helvetica" w:cs="Helvetica"/>
          <w:color w:val="333333"/>
        </w:rPr>
        <w:t> </w:t>
      </w:r>
    </w:p>
    <w:p w14:paraId="6FFF6249"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r>
        <w:rPr>
          <w:rFonts w:ascii="Helvetica" w:hAnsi="Helvetica" w:cs="Helvetica"/>
          <w:color w:val="333333"/>
        </w:rPr>
        <w:lastRenderedPageBreak/>
        <w:t xml:space="preserve">This interface deals with focus events that can be generated on different components or containers. Following are the event handling methods available in the </w:t>
      </w:r>
      <w:proofErr w:type="spellStart"/>
      <w:r>
        <w:rPr>
          <w:rFonts w:ascii="Helvetica" w:hAnsi="Helvetica" w:cs="Helvetica"/>
          <w:color w:val="333333"/>
        </w:rPr>
        <w:t>FocusListener</w:t>
      </w:r>
      <w:proofErr w:type="spellEnd"/>
      <w:r>
        <w:rPr>
          <w:rFonts w:ascii="Helvetica" w:hAnsi="Helvetica" w:cs="Helvetica"/>
          <w:color w:val="333333"/>
        </w:rPr>
        <w:t xml:space="preserve"> interface:</w:t>
      </w:r>
    </w:p>
    <w:p w14:paraId="336A76F1"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r>
        <w:rPr>
          <w:rFonts w:ascii="Helvetica" w:hAnsi="Helvetica" w:cs="Helvetica"/>
          <w:color w:val="333333"/>
        </w:rPr>
        <w:t> </w:t>
      </w:r>
    </w:p>
    <w:p w14:paraId="1661CF19"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sz w:val="30"/>
          <w:szCs w:val="30"/>
        </w:rPr>
      </w:pPr>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focusGained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FocusEvent</w:t>
      </w:r>
      <w:proofErr w:type="spellEnd"/>
      <w:r>
        <w:rPr>
          <w:rStyle w:val="Emphasis"/>
          <w:rFonts w:ascii="Helvetica" w:hAnsi="Helvetica" w:cs="Helvetica"/>
          <w:color w:val="333333"/>
          <w:sz w:val="30"/>
          <w:szCs w:val="30"/>
        </w:rPr>
        <w:t xml:space="preserve"> </w:t>
      </w:r>
      <w:proofErr w:type="spellStart"/>
      <w:r>
        <w:rPr>
          <w:rStyle w:val="Emphasis"/>
          <w:rFonts w:ascii="Helvetica" w:hAnsi="Helvetica" w:cs="Helvetica"/>
          <w:color w:val="333333"/>
          <w:sz w:val="30"/>
          <w:szCs w:val="30"/>
        </w:rPr>
        <w:t>fe</w:t>
      </w:r>
      <w:proofErr w:type="spellEnd"/>
      <w:r>
        <w:rPr>
          <w:rStyle w:val="Emphasis"/>
          <w:rFonts w:ascii="Helvetica" w:hAnsi="Helvetica" w:cs="Helvetica"/>
          <w:color w:val="333333"/>
          <w:sz w:val="30"/>
          <w:szCs w:val="30"/>
        </w:rPr>
        <w:t>)</w:t>
      </w:r>
    </w:p>
    <w:p w14:paraId="4152B9DD" w14:textId="77777777" w:rsidR="00E60200" w:rsidRDefault="00E60200" w:rsidP="00E60200">
      <w:pPr>
        <w:pStyle w:val="NormalWeb"/>
        <w:shd w:val="clear" w:color="auto" w:fill="FFFFFF"/>
        <w:spacing w:before="0" w:beforeAutospacing="0" w:after="0" w:afterAutospacing="0"/>
        <w:rPr>
          <w:rFonts w:ascii="Helvetica" w:hAnsi="Helvetica" w:cs="Helvetica"/>
          <w:color w:val="333333"/>
          <w:sz w:val="30"/>
          <w:szCs w:val="30"/>
        </w:rPr>
      </w:pPr>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focusLost</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FocusEvent</w:t>
      </w:r>
      <w:proofErr w:type="spellEnd"/>
      <w:r>
        <w:rPr>
          <w:rStyle w:val="Emphasis"/>
          <w:rFonts w:ascii="Helvetica" w:hAnsi="Helvetica" w:cs="Helvetica"/>
          <w:color w:val="333333"/>
          <w:sz w:val="30"/>
          <w:szCs w:val="30"/>
        </w:rPr>
        <w:t xml:space="preserve"> </w:t>
      </w:r>
      <w:proofErr w:type="spellStart"/>
      <w:r>
        <w:rPr>
          <w:rStyle w:val="Emphasis"/>
          <w:rFonts w:ascii="Helvetica" w:hAnsi="Helvetica" w:cs="Helvetica"/>
          <w:color w:val="333333"/>
          <w:sz w:val="30"/>
          <w:szCs w:val="30"/>
        </w:rPr>
        <w:t>fe</w:t>
      </w:r>
      <w:proofErr w:type="spellEnd"/>
      <w:r>
        <w:rPr>
          <w:rStyle w:val="Emphasis"/>
          <w:rFonts w:ascii="Helvetica" w:hAnsi="Helvetica" w:cs="Helvetica"/>
          <w:color w:val="333333"/>
          <w:sz w:val="30"/>
          <w:szCs w:val="30"/>
        </w:rPr>
        <w:t>)</w:t>
      </w:r>
    </w:p>
    <w:p w14:paraId="1DB12D93"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r>
        <w:rPr>
          <w:rFonts w:ascii="Helvetica" w:hAnsi="Helvetica" w:cs="Helvetica"/>
          <w:color w:val="333333"/>
        </w:rPr>
        <w:t> </w:t>
      </w:r>
    </w:p>
    <w:p w14:paraId="312E3586"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proofErr w:type="spellStart"/>
      <w:r>
        <w:rPr>
          <w:rStyle w:val="Strong"/>
          <w:rFonts w:ascii="Helvetica" w:hAnsi="Helvetica" w:cs="Helvetica"/>
          <w:color w:val="333333"/>
        </w:rPr>
        <w:t>ItemListener</w:t>
      </w:r>
      <w:proofErr w:type="spellEnd"/>
    </w:p>
    <w:p w14:paraId="54C81658"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r>
        <w:rPr>
          <w:rFonts w:ascii="Helvetica" w:hAnsi="Helvetica" w:cs="Helvetica"/>
          <w:color w:val="333333"/>
        </w:rPr>
        <w:t xml:space="preserve">This interface deals with the item event. Following is the event handling method available in the </w:t>
      </w:r>
      <w:proofErr w:type="spellStart"/>
      <w:r>
        <w:rPr>
          <w:rFonts w:ascii="Helvetica" w:hAnsi="Helvetica" w:cs="Helvetica"/>
          <w:color w:val="333333"/>
        </w:rPr>
        <w:t>ItemListener</w:t>
      </w:r>
      <w:proofErr w:type="spellEnd"/>
      <w:r>
        <w:rPr>
          <w:rFonts w:ascii="Helvetica" w:hAnsi="Helvetica" w:cs="Helvetica"/>
          <w:color w:val="333333"/>
        </w:rPr>
        <w:t xml:space="preserve"> interface:</w:t>
      </w:r>
    </w:p>
    <w:p w14:paraId="1B0DFE72"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r>
        <w:rPr>
          <w:rFonts w:ascii="Helvetica" w:hAnsi="Helvetica" w:cs="Helvetica"/>
          <w:color w:val="333333"/>
        </w:rPr>
        <w:t> </w:t>
      </w:r>
    </w:p>
    <w:p w14:paraId="02E7120A" w14:textId="77777777" w:rsidR="00E60200" w:rsidRDefault="00E60200" w:rsidP="00E60200">
      <w:pPr>
        <w:pStyle w:val="NormalWeb"/>
        <w:shd w:val="clear" w:color="auto" w:fill="FFFFFF"/>
        <w:spacing w:before="0" w:beforeAutospacing="0" w:after="0" w:afterAutospacing="0"/>
        <w:rPr>
          <w:rFonts w:ascii="Helvetica" w:hAnsi="Helvetica" w:cs="Helvetica"/>
          <w:color w:val="333333"/>
          <w:sz w:val="30"/>
          <w:szCs w:val="30"/>
        </w:rPr>
      </w:pPr>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itemStateChanged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ItemEvent</w:t>
      </w:r>
      <w:proofErr w:type="spellEnd"/>
      <w:r>
        <w:rPr>
          <w:rStyle w:val="Emphasis"/>
          <w:rFonts w:ascii="Helvetica" w:hAnsi="Helvetica" w:cs="Helvetica"/>
          <w:color w:val="333333"/>
          <w:sz w:val="30"/>
          <w:szCs w:val="30"/>
        </w:rPr>
        <w:t xml:space="preserve"> </w:t>
      </w:r>
      <w:proofErr w:type="spellStart"/>
      <w:r>
        <w:rPr>
          <w:rStyle w:val="Emphasis"/>
          <w:rFonts w:ascii="Helvetica" w:hAnsi="Helvetica" w:cs="Helvetica"/>
          <w:color w:val="333333"/>
          <w:sz w:val="30"/>
          <w:szCs w:val="30"/>
        </w:rPr>
        <w:t>ie</w:t>
      </w:r>
      <w:proofErr w:type="spellEnd"/>
      <w:r>
        <w:rPr>
          <w:rStyle w:val="Emphasis"/>
          <w:rFonts w:ascii="Helvetica" w:hAnsi="Helvetica" w:cs="Helvetica"/>
          <w:color w:val="333333"/>
          <w:sz w:val="30"/>
          <w:szCs w:val="30"/>
        </w:rPr>
        <w:t>)</w:t>
      </w:r>
    </w:p>
    <w:p w14:paraId="75ABCD11"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r>
        <w:rPr>
          <w:rFonts w:ascii="Helvetica" w:hAnsi="Helvetica" w:cs="Helvetica"/>
          <w:color w:val="333333"/>
        </w:rPr>
        <w:t> </w:t>
      </w:r>
    </w:p>
    <w:p w14:paraId="5AE6F14C"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proofErr w:type="spellStart"/>
      <w:r>
        <w:rPr>
          <w:rStyle w:val="Strong"/>
          <w:rFonts w:ascii="Helvetica" w:hAnsi="Helvetica" w:cs="Helvetica"/>
          <w:color w:val="333333"/>
        </w:rPr>
        <w:t>KeyListener</w:t>
      </w:r>
      <w:proofErr w:type="spellEnd"/>
    </w:p>
    <w:p w14:paraId="68C3E592" w14:textId="77777777" w:rsidR="00E60200" w:rsidRDefault="00E60200" w:rsidP="00E60200">
      <w:pPr>
        <w:pStyle w:val="NormalWeb"/>
        <w:shd w:val="clear" w:color="auto" w:fill="FFFFFF"/>
        <w:spacing w:before="0" w:beforeAutospacing="0" w:after="203" w:afterAutospacing="0"/>
        <w:rPr>
          <w:rFonts w:ascii="Helvetica" w:hAnsi="Helvetica" w:cs="Helvetica"/>
          <w:color w:val="333333"/>
        </w:rPr>
      </w:pPr>
      <w:r>
        <w:rPr>
          <w:rFonts w:ascii="Helvetica" w:hAnsi="Helvetica" w:cs="Helvetica"/>
          <w:color w:val="333333"/>
        </w:rPr>
        <w:t> </w:t>
      </w:r>
    </w:p>
    <w:p w14:paraId="3E4B00A2" w14:textId="77777777" w:rsidR="00E60200" w:rsidRDefault="00E60200" w:rsidP="00E60200">
      <w:pPr>
        <w:pStyle w:val="NormalWeb"/>
        <w:shd w:val="clear" w:color="auto" w:fill="FFFFFF"/>
        <w:spacing w:before="0" w:beforeAutospacing="0" w:after="203" w:afterAutospacing="0"/>
        <w:rPr>
          <w:ins w:id="0" w:author="Unknown"/>
          <w:rFonts w:ascii="Helvetica" w:hAnsi="Helvetica" w:cs="Helvetica"/>
          <w:color w:val="333333"/>
        </w:rPr>
      </w:pPr>
      <w:ins w:id="1" w:author="Unknown">
        <w:r>
          <w:rPr>
            <w:rFonts w:ascii="Helvetica" w:hAnsi="Helvetica" w:cs="Helvetica"/>
            <w:color w:val="333333"/>
          </w:rPr>
          <w:t xml:space="preserve">This interface deals with the key events. Following are the event handling methods available in the </w:t>
        </w:r>
        <w:proofErr w:type="spellStart"/>
        <w:r>
          <w:rPr>
            <w:rFonts w:ascii="Helvetica" w:hAnsi="Helvetica" w:cs="Helvetica"/>
            <w:color w:val="333333"/>
          </w:rPr>
          <w:t>KeyListener</w:t>
        </w:r>
        <w:proofErr w:type="spellEnd"/>
        <w:r>
          <w:rPr>
            <w:rFonts w:ascii="Helvetica" w:hAnsi="Helvetica" w:cs="Helvetica"/>
            <w:color w:val="333333"/>
          </w:rPr>
          <w:t xml:space="preserve"> interface:</w:t>
        </w:r>
      </w:ins>
    </w:p>
    <w:p w14:paraId="5E642496" w14:textId="77777777" w:rsidR="00E60200" w:rsidRDefault="00E60200" w:rsidP="00E60200">
      <w:pPr>
        <w:pStyle w:val="NormalWeb"/>
        <w:shd w:val="clear" w:color="auto" w:fill="FFFFFF"/>
        <w:spacing w:before="0" w:beforeAutospacing="0" w:after="203" w:afterAutospacing="0"/>
        <w:rPr>
          <w:ins w:id="2" w:author="Unknown"/>
          <w:rFonts w:ascii="Helvetica" w:hAnsi="Helvetica" w:cs="Helvetica"/>
          <w:color w:val="333333"/>
        </w:rPr>
      </w:pPr>
      <w:ins w:id="3" w:author="Unknown">
        <w:r>
          <w:rPr>
            <w:rFonts w:ascii="Helvetica" w:hAnsi="Helvetica" w:cs="Helvetica"/>
            <w:color w:val="333333"/>
          </w:rPr>
          <w:t> </w:t>
        </w:r>
      </w:ins>
    </w:p>
    <w:p w14:paraId="42DC713F" w14:textId="77777777" w:rsidR="00E60200" w:rsidRDefault="00E60200" w:rsidP="00E60200">
      <w:pPr>
        <w:pStyle w:val="NormalWeb"/>
        <w:shd w:val="clear" w:color="auto" w:fill="FFFFFF"/>
        <w:spacing w:before="0" w:beforeAutospacing="0" w:after="203" w:afterAutospacing="0"/>
        <w:rPr>
          <w:ins w:id="4" w:author="Unknown"/>
          <w:rFonts w:ascii="Helvetica" w:hAnsi="Helvetica" w:cs="Helvetica"/>
          <w:color w:val="333333"/>
          <w:sz w:val="30"/>
          <w:szCs w:val="30"/>
        </w:rPr>
      </w:pPr>
      <w:ins w:id="5" w:author="Unknown">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keyPressed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KeyEvent</w:t>
        </w:r>
        <w:proofErr w:type="spellEnd"/>
        <w:r>
          <w:rPr>
            <w:rStyle w:val="Emphasis"/>
            <w:rFonts w:ascii="Helvetica" w:hAnsi="Helvetica" w:cs="Helvetica"/>
            <w:color w:val="333333"/>
            <w:sz w:val="30"/>
            <w:szCs w:val="30"/>
          </w:rPr>
          <w:t xml:space="preserve"> </w:t>
        </w:r>
        <w:proofErr w:type="spellStart"/>
        <w:r>
          <w:rPr>
            <w:rStyle w:val="Emphasis"/>
            <w:rFonts w:ascii="Helvetica" w:hAnsi="Helvetica" w:cs="Helvetica"/>
            <w:color w:val="333333"/>
            <w:sz w:val="30"/>
            <w:szCs w:val="30"/>
          </w:rPr>
          <w:t>ke</w:t>
        </w:r>
        <w:proofErr w:type="spellEnd"/>
        <w:r>
          <w:rPr>
            <w:rStyle w:val="Emphasis"/>
            <w:rFonts w:ascii="Helvetica" w:hAnsi="Helvetica" w:cs="Helvetica"/>
            <w:color w:val="333333"/>
            <w:sz w:val="30"/>
            <w:szCs w:val="30"/>
          </w:rPr>
          <w:t>)</w:t>
        </w:r>
      </w:ins>
    </w:p>
    <w:p w14:paraId="1DF1672A" w14:textId="77777777" w:rsidR="00E60200" w:rsidRDefault="00E60200" w:rsidP="00E60200">
      <w:pPr>
        <w:pStyle w:val="NormalWeb"/>
        <w:shd w:val="clear" w:color="auto" w:fill="FFFFFF"/>
        <w:spacing w:before="0" w:beforeAutospacing="0" w:after="203" w:afterAutospacing="0"/>
        <w:rPr>
          <w:ins w:id="6" w:author="Unknown"/>
          <w:rFonts w:ascii="Helvetica" w:hAnsi="Helvetica" w:cs="Helvetica"/>
          <w:color w:val="333333"/>
          <w:sz w:val="30"/>
          <w:szCs w:val="30"/>
        </w:rPr>
      </w:pPr>
      <w:ins w:id="7" w:author="Unknown">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keyReleased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KeyEvent</w:t>
        </w:r>
        <w:proofErr w:type="spellEnd"/>
        <w:r>
          <w:rPr>
            <w:rStyle w:val="Emphasis"/>
            <w:rFonts w:ascii="Helvetica" w:hAnsi="Helvetica" w:cs="Helvetica"/>
            <w:color w:val="333333"/>
            <w:sz w:val="30"/>
            <w:szCs w:val="30"/>
          </w:rPr>
          <w:t xml:space="preserve"> </w:t>
        </w:r>
        <w:proofErr w:type="spellStart"/>
        <w:r>
          <w:rPr>
            <w:rStyle w:val="Emphasis"/>
            <w:rFonts w:ascii="Helvetica" w:hAnsi="Helvetica" w:cs="Helvetica"/>
            <w:color w:val="333333"/>
            <w:sz w:val="30"/>
            <w:szCs w:val="30"/>
          </w:rPr>
          <w:t>ke</w:t>
        </w:r>
        <w:proofErr w:type="spellEnd"/>
        <w:r>
          <w:rPr>
            <w:rStyle w:val="Emphasis"/>
            <w:rFonts w:ascii="Helvetica" w:hAnsi="Helvetica" w:cs="Helvetica"/>
            <w:color w:val="333333"/>
            <w:sz w:val="30"/>
            <w:szCs w:val="30"/>
          </w:rPr>
          <w:t>)</w:t>
        </w:r>
      </w:ins>
    </w:p>
    <w:p w14:paraId="510F719A" w14:textId="77777777" w:rsidR="00E60200" w:rsidRDefault="00E60200" w:rsidP="00E60200">
      <w:pPr>
        <w:pStyle w:val="NormalWeb"/>
        <w:shd w:val="clear" w:color="auto" w:fill="FFFFFF"/>
        <w:spacing w:before="0" w:beforeAutospacing="0" w:after="0" w:afterAutospacing="0"/>
        <w:rPr>
          <w:ins w:id="8" w:author="Unknown"/>
          <w:rFonts w:ascii="Helvetica" w:hAnsi="Helvetica" w:cs="Helvetica"/>
          <w:color w:val="333333"/>
          <w:sz w:val="30"/>
          <w:szCs w:val="30"/>
        </w:rPr>
      </w:pPr>
      <w:ins w:id="9" w:author="Unknown">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keyTyped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KeyEvent</w:t>
        </w:r>
        <w:proofErr w:type="spellEnd"/>
        <w:r>
          <w:rPr>
            <w:rStyle w:val="Emphasis"/>
            <w:rFonts w:ascii="Helvetica" w:hAnsi="Helvetica" w:cs="Helvetica"/>
            <w:color w:val="333333"/>
            <w:sz w:val="30"/>
            <w:szCs w:val="30"/>
          </w:rPr>
          <w:t xml:space="preserve"> </w:t>
        </w:r>
        <w:proofErr w:type="spellStart"/>
        <w:r>
          <w:rPr>
            <w:rStyle w:val="Emphasis"/>
            <w:rFonts w:ascii="Helvetica" w:hAnsi="Helvetica" w:cs="Helvetica"/>
            <w:color w:val="333333"/>
            <w:sz w:val="30"/>
            <w:szCs w:val="30"/>
          </w:rPr>
          <w:t>ke</w:t>
        </w:r>
        <w:proofErr w:type="spellEnd"/>
        <w:r>
          <w:rPr>
            <w:rStyle w:val="Emphasis"/>
            <w:rFonts w:ascii="Helvetica" w:hAnsi="Helvetica" w:cs="Helvetica"/>
            <w:color w:val="333333"/>
            <w:sz w:val="30"/>
            <w:szCs w:val="30"/>
          </w:rPr>
          <w:t>)</w:t>
        </w:r>
      </w:ins>
    </w:p>
    <w:p w14:paraId="5885F563" w14:textId="77777777" w:rsidR="00E60200" w:rsidRDefault="00E60200" w:rsidP="00E60200">
      <w:pPr>
        <w:pStyle w:val="NormalWeb"/>
        <w:shd w:val="clear" w:color="auto" w:fill="FFFFFF"/>
        <w:spacing w:before="0" w:beforeAutospacing="0" w:after="203" w:afterAutospacing="0"/>
        <w:rPr>
          <w:ins w:id="10" w:author="Unknown"/>
          <w:rFonts w:ascii="Helvetica" w:hAnsi="Helvetica" w:cs="Helvetica"/>
          <w:color w:val="333333"/>
        </w:rPr>
      </w:pPr>
      <w:ins w:id="11" w:author="Unknown">
        <w:r>
          <w:rPr>
            <w:rFonts w:ascii="Helvetica" w:hAnsi="Helvetica" w:cs="Helvetica"/>
            <w:color w:val="333333"/>
          </w:rPr>
          <w:t> </w:t>
        </w:r>
      </w:ins>
    </w:p>
    <w:p w14:paraId="2623CC01" w14:textId="77777777" w:rsidR="00E60200" w:rsidRDefault="00E60200" w:rsidP="00E60200">
      <w:pPr>
        <w:pStyle w:val="NormalWeb"/>
        <w:shd w:val="clear" w:color="auto" w:fill="FFFFFF"/>
        <w:spacing w:before="0" w:beforeAutospacing="0" w:after="203" w:afterAutospacing="0"/>
        <w:rPr>
          <w:ins w:id="12" w:author="Unknown"/>
          <w:rFonts w:ascii="Helvetica" w:hAnsi="Helvetica" w:cs="Helvetica"/>
          <w:color w:val="333333"/>
        </w:rPr>
      </w:pPr>
      <w:proofErr w:type="spellStart"/>
      <w:ins w:id="13" w:author="Unknown">
        <w:r>
          <w:rPr>
            <w:rStyle w:val="Strong"/>
            <w:rFonts w:ascii="Helvetica" w:hAnsi="Helvetica" w:cs="Helvetica"/>
            <w:color w:val="333333"/>
          </w:rPr>
          <w:t>MouseListener</w:t>
        </w:r>
        <w:proofErr w:type="spellEnd"/>
      </w:ins>
    </w:p>
    <w:p w14:paraId="46561190" w14:textId="77777777" w:rsidR="00E60200" w:rsidRDefault="00E60200" w:rsidP="00E60200">
      <w:pPr>
        <w:pStyle w:val="NormalWeb"/>
        <w:shd w:val="clear" w:color="auto" w:fill="FFFFFF"/>
        <w:spacing w:before="0" w:beforeAutospacing="0" w:after="203" w:afterAutospacing="0"/>
        <w:rPr>
          <w:ins w:id="14" w:author="Unknown"/>
          <w:rFonts w:ascii="Helvetica" w:hAnsi="Helvetica" w:cs="Helvetica"/>
          <w:color w:val="333333"/>
        </w:rPr>
      </w:pPr>
      <w:ins w:id="15" w:author="Unknown">
        <w:r>
          <w:rPr>
            <w:rFonts w:ascii="Helvetica" w:hAnsi="Helvetica" w:cs="Helvetica"/>
            <w:color w:val="333333"/>
          </w:rPr>
          <w:t> </w:t>
        </w:r>
      </w:ins>
    </w:p>
    <w:p w14:paraId="6EEC9AED" w14:textId="77777777" w:rsidR="00E60200" w:rsidRDefault="00E60200" w:rsidP="00E60200">
      <w:pPr>
        <w:pStyle w:val="NormalWeb"/>
        <w:shd w:val="clear" w:color="auto" w:fill="FFFFFF"/>
        <w:spacing w:before="0" w:beforeAutospacing="0" w:after="203" w:afterAutospacing="0"/>
        <w:rPr>
          <w:ins w:id="16" w:author="Unknown"/>
          <w:rFonts w:ascii="Helvetica" w:hAnsi="Helvetica" w:cs="Helvetica"/>
          <w:color w:val="333333"/>
        </w:rPr>
      </w:pPr>
      <w:ins w:id="17" w:author="Unknown">
        <w:r>
          <w:rPr>
            <w:rFonts w:ascii="Helvetica" w:hAnsi="Helvetica" w:cs="Helvetica"/>
            <w:color w:val="333333"/>
          </w:rPr>
          <w:t xml:space="preserve">This interface deals with five of the mouse events. Following are the event handling methods available in the </w:t>
        </w:r>
        <w:proofErr w:type="spellStart"/>
        <w:r>
          <w:rPr>
            <w:rFonts w:ascii="Helvetica" w:hAnsi="Helvetica" w:cs="Helvetica"/>
            <w:color w:val="333333"/>
          </w:rPr>
          <w:t>MouseListener</w:t>
        </w:r>
        <w:proofErr w:type="spellEnd"/>
        <w:r>
          <w:rPr>
            <w:rFonts w:ascii="Helvetica" w:hAnsi="Helvetica" w:cs="Helvetica"/>
            <w:color w:val="333333"/>
          </w:rPr>
          <w:t xml:space="preserve"> interface:</w:t>
        </w:r>
      </w:ins>
    </w:p>
    <w:p w14:paraId="0600593B" w14:textId="77777777" w:rsidR="00E60200" w:rsidRDefault="00E60200" w:rsidP="00E60200">
      <w:pPr>
        <w:pStyle w:val="NormalWeb"/>
        <w:shd w:val="clear" w:color="auto" w:fill="FFFFFF"/>
        <w:spacing w:before="0" w:beforeAutospacing="0" w:after="203" w:afterAutospacing="0"/>
        <w:rPr>
          <w:ins w:id="18" w:author="Unknown"/>
          <w:rFonts w:ascii="Helvetica" w:hAnsi="Helvetica" w:cs="Helvetica"/>
          <w:color w:val="333333"/>
        </w:rPr>
      </w:pPr>
      <w:ins w:id="19" w:author="Unknown">
        <w:r>
          <w:rPr>
            <w:rFonts w:ascii="Helvetica" w:hAnsi="Helvetica" w:cs="Helvetica"/>
            <w:color w:val="333333"/>
          </w:rPr>
          <w:t> </w:t>
        </w:r>
      </w:ins>
    </w:p>
    <w:p w14:paraId="566BEBE6" w14:textId="77777777" w:rsidR="00E60200" w:rsidRDefault="00E60200" w:rsidP="00E60200">
      <w:pPr>
        <w:pStyle w:val="NormalWeb"/>
        <w:shd w:val="clear" w:color="auto" w:fill="FFFFFF"/>
        <w:spacing w:before="0" w:beforeAutospacing="0" w:after="203" w:afterAutospacing="0"/>
        <w:rPr>
          <w:ins w:id="20" w:author="Unknown"/>
          <w:rFonts w:ascii="Helvetica" w:hAnsi="Helvetica" w:cs="Helvetica"/>
          <w:color w:val="333333"/>
          <w:sz w:val="30"/>
          <w:szCs w:val="30"/>
        </w:rPr>
      </w:pPr>
      <w:ins w:id="21" w:author="Unknown">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mouseClicked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MouseEvent</w:t>
        </w:r>
        <w:proofErr w:type="spellEnd"/>
        <w:r>
          <w:rPr>
            <w:rStyle w:val="Emphasis"/>
            <w:rFonts w:ascii="Helvetica" w:hAnsi="Helvetica" w:cs="Helvetica"/>
            <w:color w:val="333333"/>
            <w:sz w:val="30"/>
            <w:szCs w:val="30"/>
          </w:rPr>
          <w:t xml:space="preserve"> me)</w:t>
        </w:r>
      </w:ins>
    </w:p>
    <w:p w14:paraId="0545AAA1" w14:textId="77777777" w:rsidR="00E60200" w:rsidRDefault="00E60200" w:rsidP="00E60200">
      <w:pPr>
        <w:pStyle w:val="NormalWeb"/>
        <w:shd w:val="clear" w:color="auto" w:fill="FFFFFF"/>
        <w:spacing w:before="0" w:beforeAutospacing="0" w:after="203" w:afterAutospacing="0"/>
        <w:rPr>
          <w:ins w:id="22" w:author="Unknown"/>
          <w:rFonts w:ascii="Helvetica" w:hAnsi="Helvetica" w:cs="Helvetica"/>
          <w:color w:val="333333"/>
          <w:sz w:val="30"/>
          <w:szCs w:val="30"/>
        </w:rPr>
      </w:pPr>
      <w:ins w:id="23" w:author="Unknown">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mousePressed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MouseEvent</w:t>
        </w:r>
        <w:proofErr w:type="spellEnd"/>
        <w:r>
          <w:rPr>
            <w:rStyle w:val="Emphasis"/>
            <w:rFonts w:ascii="Helvetica" w:hAnsi="Helvetica" w:cs="Helvetica"/>
            <w:color w:val="333333"/>
            <w:sz w:val="30"/>
            <w:szCs w:val="30"/>
          </w:rPr>
          <w:t xml:space="preserve"> me)</w:t>
        </w:r>
      </w:ins>
    </w:p>
    <w:p w14:paraId="5CAF8E52" w14:textId="77777777" w:rsidR="00E60200" w:rsidRDefault="00E60200" w:rsidP="00E60200">
      <w:pPr>
        <w:pStyle w:val="NormalWeb"/>
        <w:shd w:val="clear" w:color="auto" w:fill="FFFFFF"/>
        <w:spacing w:before="0" w:beforeAutospacing="0" w:after="203" w:afterAutospacing="0"/>
        <w:rPr>
          <w:ins w:id="24" w:author="Unknown"/>
          <w:rFonts w:ascii="Helvetica" w:hAnsi="Helvetica" w:cs="Helvetica"/>
          <w:color w:val="333333"/>
          <w:sz w:val="30"/>
          <w:szCs w:val="30"/>
        </w:rPr>
      </w:pPr>
      <w:ins w:id="25" w:author="Unknown">
        <w:r>
          <w:rPr>
            <w:rStyle w:val="Emphasis"/>
            <w:rFonts w:ascii="Helvetica" w:hAnsi="Helvetica" w:cs="Helvetica"/>
            <w:color w:val="333333"/>
            <w:sz w:val="30"/>
            <w:szCs w:val="30"/>
          </w:rPr>
          <w:lastRenderedPageBreak/>
          <w:t xml:space="preserve">void </w:t>
        </w:r>
        <w:proofErr w:type="spellStart"/>
        <w:proofErr w:type="gramStart"/>
        <w:r>
          <w:rPr>
            <w:rStyle w:val="Emphasis"/>
            <w:rFonts w:ascii="Helvetica" w:hAnsi="Helvetica" w:cs="Helvetica"/>
            <w:color w:val="333333"/>
            <w:sz w:val="30"/>
            <w:szCs w:val="30"/>
          </w:rPr>
          <w:t>mouseReleased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MouseEvent</w:t>
        </w:r>
        <w:proofErr w:type="spellEnd"/>
        <w:r>
          <w:rPr>
            <w:rStyle w:val="Emphasis"/>
            <w:rFonts w:ascii="Helvetica" w:hAnsi="Helvetica" w:cs="Helvetica"/>
            <w:color w:val="333333"/>
            <w:sz w:val="30"/>
            <w:szCs w:val="30"/>
          </w:rPr>
          <w:t xml:space="preserve"> me)</w:t>
        </w:r>
      </w:ins>
    </w:p>
    <w:p w14:paraId="55F3C398" w14:textId="77777777" w:rsidR="00E60200" w:rsidRDefault="00E60200" w:rsidP="00E60200">
      <w:pPr>
        <w:pStyle w:val="NormalWeb"/>
        <w:shd w:val="clear" w:color="auto" w:fill="FFFFFF"/>
        <w:spacing w:before="0" w:beforeAutospacing="0" w:after="203" w:afterAutospacing="0"/>
        <w:rPr>
          <w:ins w:id="26" w:author="Unknown"/>
          <w:rFonts w:ascii="Helvetica" w:hAnsi="Helvetica" w:cs="Helvetica"/>
          <w:color w:val="333333"/>
          <w:sz w:val="30"/>
          <w:szCs w:val="30"/>
        </w:rPr>
      </w:pPr>
      <w:ins w:id="27" w:author="Unknown">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mouseEntered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MouseEvent</w:t>
        </w:r>
        <w:proofErr w:type="spellEnd"/>
        <w:r>
          <w:rPr>
            <w:rStyle w:val="Emphasis"/>
            <w:rFonts w:ascii="Helvetica" w:hAnsi="Helvetica" w:cs="Helvetica"/>
            <w:color w:val="333333"/>
            <w:sz w:val="30"/>
            <w:szCs w:val="30"/>
          </w:rPr>
          <w:t xml:space="preserve"> me)</w:t>
        </w:r>
      </w:ins>
    </w:p>
    <w:p w14:paraId="03A375F7" w14:textId="77777777" w:rsidR="00E60200" w:rsidRDefault="00E60200" w:rsidP="00E60200">
      <w:pPr>
        <w:pStyle w:val="NormalWeb"/>
        <w:shd w:val="clear" w:color="auto" w:fill="FFFFFF"/>
        <w:spacing w:before="0" w:beforeAutospacing="0" w:after="0" w:afterAutospacing="0"/>
        <w:rPr>
          <w:ins w:id="28" w:author="Unknown"/>
          <w:rFonts w:ascii="Helvetica" w:hAnsi="Helvetica" w:cs="Helvetica"/>
          <w:color w:val="333333"/>
          <w:sz w:val="30"/>
          <w:szCs w:val="30"/>
        </w:rPr>
      </w:pPr>
      <w:ins w:id="29" w:author="Unknown">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mouseExited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MouseEvent</w:t>
        </w:r>
        <w:proofErr w:type="spellEnd"/>
        <w:r>
          <w:rPr>
            <w:rStyle w:val="Emphasis"/>
            <w:rFonts w:ascii="Helvetica" w:hAnsi="Helvetica" w:cs="Helvetica"/>
            <w:color w:val="333333"/>
            <w:sz w:val="30"/>
            <w:szCs w:val="30"/>
          </w:rPr>
          <w:t xml:space="preserve"> me)</w:t>
        </w:r>
      </w:ins>
    </w:p>
    <w:p w14:paraId="30F12CBE" w14:textId="77777777" w:rsidR="00E60200" w:rsidRDefault="00E60200" w:rsidP="00E60200">
      <w:pPr>
        <w:pStyle w:val="NormalWeb"/>
        <w:shd w:val="clear" w:color="auto" w:fill="FFFFFF"/>
        <w:spacing w:before="0" w:beforeAutospacing="0" w:after="203" w:afterAutospacing="0"/>
        <w:rPr>
          <w:ins w:id="30" w:author="Unknown"/>
          <w:rFonts w:ascii="Helvetica" w:hAnsi="Helvetica" w:cs="Helvetica"/>
          <w:color w:val="333333"/>
        </w:rPr>
      </w:pPr>
      <w:ins w:id="31" w:author="Unknown">
        <w:r>
          <w:rPr>
            <w:rFonts w:ascii="Helvetica" w:hAnsi="Helvetica" w:cs="Helvetica"/>
            <w:color w:val="333333"/>
          </w:rPr>
          <w:t> </w:t>
        </w:r>
      </w:ins>
    </w:p>
    <w:p w14:paraId="2F4E4EB7" w14:textId="77777777" w:rsidR="00E60200" w:rsidRDefault="00E60200" w:rsidP="00E60200">
      <w:pPr>
        <w:pStyle w:val="NormalWeb"/>
        <w:shd w:val="clear" w:color="auto" w:fill="FFFFFF"/>
        <w:spacing w:before="0" w:beforeAutospacing="0" w:after="203" w:afterAutospacing="0"/>
        <w:rPr>
          <w:ins w:id="32" w:author="Unknown"/>
          <w:rFonts w:ascii="Helvetica" w:hAnsi="Helvetica" w:cs="Helvetica"/>
          <w:color w:val="333333"/>
        </w:rPr>
      </w:pPr>
      <w:proofErr w:type="spellStart"/>
      <w:ins w:id="33" w:author="Unknown">
        <w:r>
          <w:rPr>
            <w:rStyle w:val="Strong"/>
            <w:rFonts w:ascii="Helvetica" w:hAnsi="Helvetica" w:cs="Helvetica"/>
            <w:color w:val="333333"/>
          </w:rPr>
          <w:t>MouseMotionListener</w:t>
        </w:r>
        <w:proofErr w:type="spellEnd"/>
      </w:ins>
    </w:p>
    <w:p w14:paraId="6A2E8637" w14:textId="77777777" w:rsidR="00E60200" w:rsidRDefault="00E60200" w:rsidP="00E60200">
      <w:pPr>
        <w:pStyle w:val="NormalWeb"/>
        <w:shd w:val="clear" w:color="auto" w:fill="FFFFFF"/>
        <w:spacing w:before="0" w:beforeAutospacing="0" w:after="203" w:afterAutospacing="0"/>
        <w:rPr>
          <w:ins w:id="34" w:author="Unknown"/>
          <w:rFonts w:ascii="Helvetica" w:hAnsi="Helvetica" w:cs="Helvetica"/>
          <w:color w:val="333333"/>
        </w:rPr>
      </w:pPr>
      <w:ins w:id="35" w:author="Unknown">
        <w:r>
          <w:rPr>
            <w:rFonts w:ascii="Helvetica" w:hAnsi="Helvetica" w:cs="Helvetica"/>
            <w:color w:val="333333"/>
          </w:rPr>
          <w:t> </w:t>
        </w:r>
      </w:ins>
    </w:p>
    <w:p w14:paraId="15DFCD9D" w14:textId="77777777" w:rsidR="00E60200" w:rsidRDefault="00E60200" w:rsidP="00E60200">
      <w:pPr>
        <w:pStyle w:val="NormalWeb"/>
        <w:shd w:val="clear" w:color="auto" w:fill="FFFFFF"/>
        <w:spacing w:before="0" w:beforeAutospacing="0" w:after="203" w:afterAutospacing="0"/>
        <w:rPr>
          <w:ins w:id="36" w:author="Unknown"/>
          <w:rFonts w:ascii="Helvetica" w:hAnsi="Helvetica" w:cs="Helvetica"/>
          <w:color w:val="333333"/>
        </w:rPr>
      </w:pPr>
      <w:ins w:id="37" w:author="Unknown">
        <w:r>
          <w:rPr>
            <w:rFonts w:ascii="Helvetica" w:hAnsi="Helvetica" w:cs="Helvetica"/>
            <w:color w:val="333333"/>
          </w:rPr>
          <w:t xml:space="preserve">This interface deals with two of the mouse events. Following are the event handling methods available in the </w:t>
        </w:r>
        <w:proofErr w:type="spellStart"/>
        <w:r>
          <w:rPr>
            <w:rFonts w:ascii="Helvetica" w:hAnsi="Helvetica" w:cs="Helvetica"/>
            <w:color w:val="333333"/>
          </w:rPr>
          <w:t>MouseMotionListener</w:t>
        </w:r>
        <w:proofErr w:type="spellEnd"/>
        <w:r>
          <w:rPr>
            <w:rFonts w:ascii="Helvetica" w:hAnsi="Helvetica" w:cs="Helvetica"/>
            <w:color w:val="333333"/>
          </w:rPr>
          <w:t xml:space="preserve"> interface:</w:t>
        </w:r>
      </w:ins>
    </w:p>
    <w:p w14:paraId="45DFCD83" w14:textId="77777777" w:rsidR="00E60200" w:rsidRDefault="00E60200" w:rsidP="00E60200">
      <w:pPr>
        <w:pStyle w:val="NormalWeb"/>
        <w:shd w:val="clear" w:color="auto" w:fill="FFFFFF"/>
        <w:spacing w:before="0" w:beforeAutospacing="0" w:after="203" w:afterAutospacing="0"/>
        <w:rPr>
          <w:ins w:id="38" w:author="Unknown"/>
          <w:rFonts w:ascii="Helvetica" w:hAnsi="Helvetica" w:cs="Helvetica"/>
          <w:color w:val="333333"/>
        </w:rPr>
      </w:pPr>
      <w:ins w:id="39" w:author="Unknown">
        <w:r>
          <w:rPr>
            <w:rFonts w:ascii="Helvetica" w:hAnsi="Helvetica" w:cs="Helvetica"/>
            <w:color w:val="333333"/>
          </w:rPr>
          <w:t> </w:t>
        </w:r>
      </w:ins>
    </w:p>
    <w:p w14:paraId="35DBED63" w14:textId="77777777" w:rsidR="00E60200" w:rsidRDefault="00E60200" w:rsidP="00E60200">
      <w:pPr>
        <w:pStyle w:val="NormalWeb"/>
        <w:shd w:val="clear" w:color="auto" w:fill="FFFFFF"/>
        <w:spacing w:before="0" w:beforeAutospacing="0" w:after="203" w:afterAutospacing="0"/>
        <w:rPr>
          <w:ins w:id="40" w:author="Unknown"/>
          <w:rFonts w:ascii="Helvetica" w:hAnsi="Helvetica" w:cs="Helvetica"/>
          <w:color w:val="333333"/>
          <w:sz w:val="30"/>
          <w:szCs w:val="30"/>
        </w:rPr>
      </w:pPr>
      <w:ins w:id="41" w:author="Unknown">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mouseMoved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MouseEvent</w:t>
        </w:r>
        <w:proofErr w:type="spellEnd"/>
        <w:r>
          <w:rPr>
            <w:rStyle w:val="Emphasis"/>
            <w:rFonts w:ascii="Helvetica" w:hAnsi="Helvetica" w:cs="Helvetica"/>
            <w:color w:val="333333"/>
            <w:sz w:val="30"/>
            <w:szCs w:val="30"/>
          </w:rPr>
          <w:t xml:space="preserve"> me)</w:t>
        </w:r>
      </w:ins>
    </w:p>
    <w:p w14:paraId="512EBDCA" w14:textId="77777777" w:rsidR="00E60200" w:rsidRDefault="00E60200" w:rsidP="00E60200">
      <w:pPr>
        <w:pStyle w:val="NormalWeb"/>
        <w:shd w:val="clear" w:color="auto" w:fill="FFFFFF"/>
        <w:spacing w:before="0" w:beforeAutospacing="0" w:after="0" w:afterAutospacing="0"/>
        <w:rPr>
          <w:ins w:id="42" w:author="Unknown"/>
          <w:rFonts w:ascii="Helvetica" w:hAnsi="Helvetica" w:cs="Helvetica"/>
          <w:color w:val="333333"/>
          <w:sz w:val="30"/>
          <w:szCs w:val="30"/>
        </w:rPr>
      </w:pPr>
      <w:ins w:id="43" w:author="Unknown">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mouseDragged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MouseEvent</w:t>
        </w:r>
        <w:proofErr w:type="spellEnd"/>
        <w:r>
          <w:rPr>
            <w:rStyle w:val="Emphasis"/>
            <w:rFonts w:ascii="Helvetica" w:hAnsi="Helvetica" w:cs="Helvetica"/>
            <w:color w:val="333333"/>
            <w:sz w:val="30"/>
            <w:szCs w:val="30"/>
          </w:rPr>
          <w:t xml:space="preserve"> me)</w:t>
        </w:r>
      </w:ins>
    </w:p>
    <w:p w14:paraId="0933CB86" w14:textId="77777777" w:rsidR="00E60200" w:rsidRDefault="00E60200" w:rsidP="00E60200">
      <w:pPr>
        <w:pStyle w:val="NormalWeb"/>
        <w:shd w:val="clear" w:color="auto" w:fill="FFFFFF"/>
        <w:spacing w:before="0" w:beforeAutospacing="0" w:after="203" w:afterAutospacing="0"/>
        <w:rPr>
          <w:ins w:id="44" w:author="Unknown"/>
          <w:rFonts w:ascii="Helvetica" w:hAnsi="Helvetica" w:cs="Helvetica"/>
          <w:color w:val="333333"/>
        </w:rPr>
      </w:pPr>
      <w:ins w:id="45" w:author="Unknown">
        <w:r>
          <w:rPr>
            <w:rFonts w:ascii="Helvetica" w:hAnsi="Helvetica" w:cs="Helvetica"/>
            <w:color w:val="333333"/>
          </w:rPr>
          <w:t> </w:t>
        </w:r>
      </w:ins>
    </w:p>
    <w:p w14:paraId="23137EB1" w14:textId="77777777" w:rsidR="00E60200" w:rsidRDefault="00E60200" w:rsidP="00E60200">
      <w:pPr>
        <w:pStyle w:val="NormalWeb"/>
        <w:shd w:val="clear" w:color="auto" w:fill="FFFFFF"/>
        <w:spacing w:before="0" w:beforeAutospacing="0" w:after="203" w:afterAutospacing="0"/>
        <w:rPr>
          <w:ins w:id="46" w:author="Unknown"/>
          <w:rFonts w:ascii="Helvetica" w:hAnsi="Helvetica" w:cs="Helvetica"/>
          <w:color w:val="333333"/>
        </w:rPr>
      </w:pPr>
      <w:proofErr w:type="spellStart"/>
      <w:ins w:id="47" w:author="Unknown">
        <w:r>
          <w:rPr>
            <w:rStyle w:val="Strong"/>
            <w:rFonts w:ascii="Helvetica" w:hAnsi="Helvetica" w:cs="Helvetica"/>
            <w:color w:val="333333"/>
          </w:rPr>
          <w:t>MouseWheelListener</w:t>
        </w:r>
        <w:proofErr w:type="spellEnd"/>
      </w:ins>
    </w:p>
    <w:p w14:paraId="3DF009D1" w14:textId="77777777" w:rsidR="00E60200" w:rsidRDefault="00E60200" w:rsidP="00E60200">
      <w:pPr>
        <w:pStyle w:val="NormalWeb"/>
        <w:shd w:val="clear" w:color="auto" w:fill="FFFFFF"/>
        <w:spacing w:before="0" w:beforeAutospacing="0" w:after="203" w:afterAutospacing="0"/>
        <w:rPr>
          <w:ins w:id="48" w:author="Unknown"/>
          <w:rFonts w:ascii="Helvetica" w:hAnsi="Helvetica" w:cs="Helvetica"/>
          <w:color w:val="333333"/>
        </w:rPr>
      </w:pPr>
      <w:ins w:id="49" w:author="Unknown">
        <w:r>
          <w:rPr>
            <w:rFonts w:ascii="Helvetica" w:hAnsi="Helvetica" w:cs="Helvetica"/>
            <w:color w:val="333333"/>
          </w:rPr>
          <w:t> </w:t>
        </w:r>
      </w:ins>
    </w:p>
    <w:p w14:paraId="3CB575A3" w14:textId="77777777" w:rsidR="00E60200" w:rsidRDefault="00E60200" w:rsidP="00E60200">
      <w:pPr>
        <w:pStyle w:val="NormalWeb"/>
        <w:shd w:val="clear" w:color="auto" w:fill="FFFFFF"/>
        <w:spacing w:before="0" w:beforeAutospacing="0" w:after="203" w:afterAutospacing="0"/>
        <w:rPr>
          <w:ins w:id="50" w:author="Unknown"/>
          <w:rFonts w:ascii="Helvetica" w:hAnsi="Helvetica" w:cs="Helvetica"/>
          <w:color w:val="333333"/>
        </w:rPr>
      </w:pPr>
      <w:ins w:id="51" w:author="Unknown">
        <w:r>
          <w:rPr>
            <w:rFonts w:ascii="Helvetica" w:hAnsi="Helvetica" w:cs="Helvetica"/>
            <w:color w:val="333333"/>
          </w:rPr>
          <w:t xml:space="preserve">This interface deals with the mouse wheel event. Following is the event handling method available in the </w:t>
        </w:r>
        <w:proofErr w:type="spellStart"/>
        <w:r>
          <w:rPr>
            <w:rFonts w:ascii="Helvetica" w:hAnsi="Helvetica" w:cs="Helvetica"/>
            <w:color w:val="333333"/>
          </w:rPr>
          <w:t>MouseWheelListener</w:t>
        </w:r>
        <w:proofErr w:type="spellEnd"/>
        <w:r>
          <w:rPr>
            <w:rFonts w:ascii="Helvetica" w:hAnsi="Helvetica" w:cs="Helvetica"/>
            <w:color w:val="333333"/>
          </w:rPr>
          <w:t xml:space="preserve"> interface:</w:t>
        </w:r>
      </w:ins>
    </w:p>
    <w:p w14:paraId="186EB879" w14:textId="77777777" w:rsidR="00E60200" w:rsidRDefault="00E60200" w:rsidP="00E60200">
      <w:pPr>
        <w:pStyle w:val="NormalWeb"/>
        <w:shd w:val="clear" w:color="auto" w:fill="FFFFFF"/>
        <w:spacing w:before="0" w:beforeAutospacing="0" w:after="203" w:afterAutospacing="0"/>
        <w:rPr>
          <w:ins w:id="52" w:author="Unknown"/>
          <w:rFonts w:ascii="Helvetica" w:hAnsi="Helvetica" w:cs="Helvetica"/>
          <w:color w:val="333333"/>
        </w:rPr>
      </w:pPr>
      <w:ins w:id="53" w:author="Unknown">
        <w:r>
          <w:rPr>
            <w:rFonts w:ascii="Helvetica" w:hAnsi="Helvetica" w:cs="Helvetica"/>
            <w:color w:val="333333"/>
          </w:rPr>
          <w:t> </w:t>
        </w:r>
      </w:ins>
    </w:p>
    <w:p w14:paraId="6AA7ADA8" w14:textId="77777777" w:rsidR="00E60200" w:rsidRDefault="00E60200" w:rsidP="00E60200">
      <w:pPr>
        <w:pStyle w:val="NormalWeb"/>
        <w:shd w:val="clear" w:color="auto" w:fill="FFFFFF"/>
        <w:spacing w:before="0" w:beforeAutospacing="0" w:after="0" w:afterAutospacing="0"/>
        <w:rPr>
          <w:ins w:id="54" w:author="Unknown"/>
          <w:rFonts w:ascii="Helvetica" w:hAnsi="Helvetica" w:cs="Helvetica"/>
          <w:color w:val="333333"/>
          <w:sz w:val="30"/>
          <w:szCs w:val="30"/>
        </w:rPr>
      </w:pPr>
      <w:ins w:id="55" w:author="Unknown">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mouseWheelMoved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MouseWheelEvent</w:t>
        </w:r>
        <w:proofErr w:type="spellEnd"/>
        <w:r>
          <w:rPr>
            <w:rStyle w:val="Emphasis"/>
            <w:rFonts w:ascii="Helvetica" w:hAnsi="Helvetica" w:cs="Helvetica"/>
            <w:color w:val="333333"/>
            <w:sz w:val="30"/>
            <w:szCs w:val="30"/>
          </w:rPr>
          <w:t xml:space="preserve"> </w:t>
        </w:r>
        <w:proofErr w:type="spellStart"/>
        <w:r>
          <w:rPr>
            <w:rStyle w:val="Emphasis"/>
            <w:rFonts w:ascii="Helvetica" w:hAnsi="Helvetica" w:cs="Helvetica"/>
            <w:color w:val="333333"/>
            <w:sz w:val="30"/>
            <w:szCs w:val="30"/>
          </w:rPr>
          <w:t>mwe</w:t>
        </w:r>
        <w:proofErr w:type="spellEnd"/>
        <w:r>
          <w:rPr>
            <w:rStyle w:val="Emphasis"/>
            <w:rFonts w:ascii="Helvetica" w:hAnsi="Helvetica" w:cs="Helvetica"/>
            <w:color w:val="333333"/>
            <w:sz w:val="30"/>
            <w:szCs w:val="30"/>
          </w:rPr>
          <w:t>)</w:t>
        </w:r>
      </w:ins>
    </w:p>
    <w:p w14:paraId="3DBDEC9C" w14:textId="77777777" w:rsidR="00E60200" w:rsidRDefault="00E60200" w:rsidP="00E60200">
      <w:pPr>
        <w:pStyle w:val="NormalWeb"/>
        <w:shd w:val="clear" w:color="auto" w:fill="FFFFFF"/>
        <w:spacing w:before="0" w:beforeAutospacing="0" w:after="203" w:afterAutospacing="0"/>
        <w:rPr>
          <w:ins w:id="56" w:author="Unknown"/>
          <w:rFonts w:ascii="Helvetica" w:hAnsi="Helvetica" w:cs="Helvetica"/>
          <w:color w:val="333333"/>
        </w:rPr>
      </w:pPr>
      <w:ins w:id="57" w:author="Unknown">
        <w:r>
          <w:rPr>
            <w:rFonts w:ascii="Helvetica" w:hAnsi="Helvetica" w:cs="Helvetica"/>
            <w:color w:val="333333"/>
          </w:rPr>
          <w:t> </w:t>
        </w:r>
      </w:ins>
    </w:p>
    <w:p w14:paraId="3A2AE9B3" w14:textId="77777777" w:rsidR="00E60200" w:rsidRDefault="00E60200" w:rsidP="00E60200">
      <w:pPr>
        <w:pStyle w:val="NormalWeb"/>
        <w:shd w:val="clear" w:color="auto" w:fill="FFFFFF"/>
        <w:spacing w:before="0" w:beforeAutospacing="0" w:after="203" w:afterAutospacing="0"/>
        <w:rPr>
          <w:ins w:id="58" w:author="Unknown"/>
          <w:rFonts w:ascii="Helvetica" w:hAnsi="Helvetica" w:cs="Helvetica"/>
          <w:color w:val="333333"/>
        </w:rPr>
      </w:pPr>
      <w:proofErr w:type="spellStart"/>
      <w:ins w:id="59" w:author="Unknown">
        <w:r>
          <w:rPr>
            <w:rStyle w:val="Strong"/>
            <w:rFonts w:ascii="Helvetica" w:hAnsi="Helvetica" w:cs="Helvetica"/>
            <w:color w:val="333333"/>
          </w:rPr>
          <w:t>TextListener</w:t>
        </w:r>
        <w:proofErr w:type="spellEnd"/>
      </w:ins>
    </w:p>
    <w:p w14:paraId="1B544761" w14:textId="77777777" w:rsidR="00E60200" w:rsidRDefault="00E60200" w:rsidP="00E60200">
      <w:pPr>
        <w:pStyle w:val="NormalWeb"/>
        <w:shd w:val="clear" w:color="auto" w:fill="FFFFFF"/>
        <w:spacing w:before="0" w:beforeAutospacing="0" w:after="203" w:afterAutospacing="0"/>
        <w:rPr>
          <w:ins w:id="60" w:author="Unknown"/>
          <w:rFonts w:ascii="Helvetica" w:hAnsi="Helvetica" w:cs="Helvetica"/>
          <w:color w:val="333333"/>
        </w:rPr>
      </w:pPr>
      <w:ins w:id="61" w:author="Unknown">
        <w:r>
          <w:rPr>
            <w:rFonts w:ascii="Helvetica" w:hAnsi="Helvetica" w:cs="Helvetica"/>
            <w:color w:val="333333"/>
          </w:rPr>
          <w:t> </w:t>
        </w:r>
      </w:ins>
    </w:p>
    <w:p w14:paraId="0B43156E" w14:textId="77777777" w:rsidR="00E60200" w:rsidRDefault="00E60200" w:rsidP="00E60200">
      <w:pPr>
        <w:pStyle w:val="NormalWeb"/>
        <w:shd w:val="clear" w:color="auto" w:fill="FFFFFF"/>
        <w:spacing w:before="0" w:beforeAutospacing="0" w:after="203" w:afterAutospacing="0"/>
        <w:rPr>
          <w:ins w:id="62" w:author="Unknown"/>
          <w:rFonts w:ascii="Helvetica" w:hAnsi="Helvetica" w:cs="Helvetica"/>
          <w:color w:val="333333"/>
        </w:rPr>
      </w:pPr>
      <w:ins w:id="63" w:author="Unknown">
        <w:r>
          <w:rPr>
            <w:rFonts w:ascii="Helvetica" w:hAnsi="Helvetica" w:cs="Helvetica"/>
            <w:color w:val="333333"/>
          </w:rPr>
          <w:t xml:space="preserve">This interface deals with the text events. Following is the event handling method available in the </w:t>
        </w:r>
        <w:proofErr w:type="spellStart"/>
        <w:r>
          <w:rPr>
            <w:rFonts w:ascii="Helvetica" w:hAnsi="Helvetica" w:cs="Helvetica"/>
            <w:color w:val="333333"/>
          </w:rPr>
          <w:t>TextListener</w:t>
        </w:r>
        <w:proofErr w:type="spellEnd"/>
        <w:r>
          <w:rPr>
            <w:rFonts w:ascii="Helvetica" w:hAnsi="Helvetica" w:cs="Helvetica"/>
            <w:color w:val="333333"/>
          </w:rPr>
          <w:t xml:space="preserve"> interface:</w:t>
        </w:r>
      </w:ins>
    </w:p>
    <w:p w14:paraId="2799D17D" w14:textId="77777777" w:rsidR="00E60200" w:rsidRDefault="00E60200" w:rsidP="00E60200">
      <w:pPr>
        <w:pStyle w:val="NormalWeb"/>
        <w:shd w:val="clear" w:color="auto" w:fill="FFFFFF"/>
        <w:spacing w:before="0" w:beforeAutospacing="0" w:after="203" w:afterAutospacing="0"/>
        <w:rPr>
          <w:ins w:id="64" w:author="Unknown"/>
          <w:rFonts w:ascii="Helvetica" w:hAnsi="Helvetica" w:cs="Helvetica"/>
          <w:color w:val="333333"/>
        </w:rPr>
      </w:pPr>
      <w:ins w:id="65" w:author="Unknown">
        <w:r>
          <w:rPr>
            <w:rFonts w:ascii="Helvetica" w:hAnsi="Helvetica" w:cs="Helvetica"/>
            <w:color w:val="333333"/>
          </w:rPr>
          <w:t> </w:t>
        </w:r>
      </w:ins>
    </w:p>
    <w:p w14:paraId="5306688C" w14:textId="77777777" w:rsidR="00E60200" w:rsidRDefault="00E60200" w:rsidP="00E60200">
      <w:pPr>
        <w:pStyle w:val="NormalWeb"/>
        <w:shd w:val="clear" w:color="auto" w:fill="FFFFFF"/>
        <w:spacing w:before="0" w:beforeAutospacing="0" w:after="0" w:afterAutospacing="0"/>
        <w:rPr>
          <w:ins w:id="66" w:author="Unknown"/>
          <w:rFonts w:ascii="Helvetica" w:hAnsi="Helvetica" w:cs="Helvetica"/>
          <w:color w:val="333333"/>
          <w:sz w:val="30"/>
          <w:szCs w:val="30"/>
        </w:rPr>
      </w:pPr>
      <w:ins w:id="67" w:author="Unknown">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textValueChanged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TextEvent</w:t>
        </w:r>
        <w:proofErr w:type="spellEnd"/>
        <w:r>
          <w:rPr>
            <w:rStyle w:val="Emphasis"/>
            <w:rFonts w:ascii="Helvetica" w:hAnsi="Helvetica" w:cs="Helvetica"/>
            <w:color w:val="333333"/>
            <w:sz w:val="30"/>
            <w:szCs w:val="30"/>
          </w:rPr>
          <w:t xml:space="preserve"> </w:t>
        </w:r>
        <w:proofErr w:type="spellStart"/>
        <w:r>
          <w:rPr>
            <w:rStyle w:val="Emphasis"/>
            <w:rFonts w:ascii="Helvetica" w:hAnsi="Helvetica" w:cs="Helvetica"/>
            <w:color w:val="333333"/>
            <w:sz w:val="30"/>
            <w:szCs w:val="30"/>
          </w:rPr>
          <w:t>te</w:t>
        </w:r>
        <w:proofErr w:type="spellEnd"/>
        <w:r>
          <w:rPr>
            <w:rStyle w:val="Emphasis"/>
            <w:rFonts w:ascii="Helvetica" w:hAnsi="Helvetica" w:cs="Helvetica"/>
            <w:color w:val="333333"/>
            <w:sz w:val="30"/>
            <w:szCs w:val="30"/>
          </w:rPr>
          <w:t>)</w:t>
        </w:r>
      </w:ins>
    </w:p>
    <w:p w14:paraId="37E5AF48" w14:textId="77777777" w:rsidR="00E60200" w:rsidRDefault="00E60200" w:rsidP="00E60200">
      <w:pPr>
        <w:pStyle w:val="NormalWeb"/>
        <w:shd w:val="clear" w:color="auto" w:fill="FFFFFF"/>
        <w:spacing w:before="0" w:beforeAutospacing="0" w:after="203" w:afterAutospacing="0"/>
        <w:rPr>
          <w:ins w:id="68" w:author="Unknown"/>
          <w:rFonts w:ascii="Helvetica" w:hAnsi="Helvetica" w:cs="Helvetica"/>
          <w:color w:val="333333"/>
        </w:rPr>
      </w:pPr>
      <w:ins w:id="69" w:author="Unknown">
        <w:r>
          <w:rPr>
            <w:rFonts w:ascii="Helvetica" w:hAnsi="Helvetica" w:cs="Helvetica"/>
            <w:color w:val="333333"/>
          </w:rPr>
          <w:t> </w:t>
        </w:r>
      </w:ins>
    </w:p>
    <w:p w14:paraId="018230A1" w14:textId="77777777" w:rsidR="00E60200" w:rsidRDefault="00E60200" w:rsidP="00E60200">
      <w:pPr>
        <w:pStyle w:val="NormalWeb"/>
        <w:shd w:val="clear" w:color="auto" w:fill="FFFFFF"/>
        <w:spacing w:before="0" w:beforeAutospacing="0" w:after="203" w:afterAutospacing="0"/>
        <w:rPr>
          <w:ins w:id="70" w:author="Unknown"/>
          <w:rFonts w:ascii="Helvetica" w:hAnsi="Helvetica" w:cs="Helvetica"/>
          <w:color w:val="333333"/>
        </w:rPr>
      </w:pPr>
      <w:proofErr w:type="spellStart"/>
      <w:ins w:id="71" w:author="Unknown">
        <w:r>
          <w:rPr>
            <w:rStyle w:val="Strong"/>
            <w:rFonts w:ascii="Helvetica" w:hAnsi="Helvetica" w:cs="Helvetica"/>
            <w:color w:val="333333"/>
          </w:rPr>
          <w:t>WindowFocusListener</w:t>
        </w:r>
        <w:proofErr w:type="spellEnd"/>
      </w:ins>
    </w:p>
    <w:p w14:paraId="7A90514C" w14:textId="77777777" w:rsidR="00E60200" w:rsidRDefault="00E60200" w:rsidP="00E60200">
      <w:pPr>
        <w:pStyle w:val="NormalWeb"/>
        <w:shd w:val="clear" w:color="auto" w:fill="FFFFFF"/>
        <w:spacing w:before="0" w:beforeAutospacing="0" w:after="203" w:afterAutospacing="0"/>
        <w:rPr>
          <w:ins w:id="72" w:author="Unknown"/>
          <w:rFonts w:ascii="Helvetica" w:hAnsi="Helvetica" w:cs="Helvetica"/>
          <w:color w:val="333333"/>
        </w:rPr>
      </w:pPr>
      <w:ins w:id="73" w:author="Unknown">
        <w:r>
          <w:rPr>
            <w:rFonts w:ascii="Helvetica" w:hAnsi="Helvetica" w:cs="Helvetica"/>
            <w:color w:val="333333"/>
          </w:rPr>
          <w:t> </w:t>
        </w:r>
      </w:ins>
    </w:p>
    <w:p w14:paraId="0D8BD563" w14:textId="77777777" w:rsidR="00E60200" w:rsidRDefault="00E60200" w:rsidP="00E60200">
      <w:pPr>
        <w:pStyle w:val="NormalWeb"/>
        <w:shd w:val="clear" w:color="auto" w:fill="FFFFFF"/>
        <w:spacing w:before="0" w:beforeAutospacing="0" w:after="203" w:afterAutospacing="0"/>
        <w:rPr>
          <w:ins w:id="74" w:author="Unknown"/>
          <w:rFonts w:ascii="Helvetica" w:hAnsi="Helvetica" w:cs="Helvetica"/>
          <w:color w:val="333333"/>
        </w:rPr>
      </w:pPr>
      <w:ins w:id="75" w:author="Unknown">
        <w:r>
          <w:rPr>
            <w:rFonts w:ascii="Helvetica" w:hAnsi="Helvetica" w:cs="Helvetica"/>
            <w:color w:val="333333"/>
          </w:rPr>
          <w:lastRenderedPageBreak/>
          <w:t>This interface deals with the window focus events. Following are the event handling methods available in the </w:t>
        </w:r>
        <w:proofErr w:type="spellStart"/>
        <w:r>
          <w:rPr>
            <w:rFonts w:ascii="Helvetica" w:hAnsi="Helvetica" w:cs="Helvetica"/>
            <w:color w:val="333333"/>
          </w:rPr>
          <w:t>WindowFocusListener</w:t>
        </w:r>
        <w:proofErr w:type="spellEnd"/>
        <w:r>
          <w:rPr>
            <w:rFonts w:ascii="Helvetica" w:hAnsi="Helvetica" w:cs="Helvetica"/>
            <w:color w:val="333333"/>
          </w:rPr>
          <w:t xml:space="preserve"> interface:</w:t>
        </w:r>
      </w:ins>
    </w:p>
    <w:p w14:paraId="4885F0E2" w14:textId="77777777" w:rsidR="00E60200" w:rsidRDefault="00E60200" w:rsidP="00E60200">
      <w:pPr>
        <w:pStyle w:val="NormalWeb"/>
        <w:shd w:val="clear" w:color="auto" w:fill="FFFFFF"/>
        <w:spacing w:before="0" w:beforeAutospacing="0" w:after="203" w:afterAutospacing="0"/>
        <w:rPr>
          <w:ins w:id="76" w:author="Unknown"/>
          <w:rFonts w:ascii="Helvetica" w:hAnsi="Helvetica" w:cs="Helvetica"/>
          <w:color w:val="333333"/>
        </w:rPr>
      </w:pPr>
      <w:ins w:id="77" w:author="Unknown">
        <w:r>
          <w:rPr>
            <w:rFonts w:ascii="Helvetica" w:hAnsi="Helvetica" w:cs="Helvetica"/>
            <w:color w:val="333333"/>
          </w:rPr>
          <w:t> </w:t>
        </w:r>
      </w:ins>
    </w:p>
    <w:p w14:paraId="5576F79A" w14:textId="77777777" w:rsidR="00E60200" w:rsidRDefault="00E60200" w:rsidP="00E60200">
      <w:pPr>
        <w:pStyle w:val="NormalWeb"/>
        <w:shd w:val="clear" w:color="auto" w:fill="FFFFFF"/>
        <w:spacing w:before="0" w:beforeAutospacing="0" w:after="203" w:afterAutospacing="0"/>
        <w:rPr>
          <w:ins w:id="78" w:author="Unknown"/>
          <w:rFonts w:ascii="Helvetica" w:hAnsi="Helvetica" w:cs="Helvetica"/>
          <w:color w:val="333333"/>
          <w:sz w:val="30"/>
          <w:szCs w:val="30"/>
        </w:rPr>
      </w:pPr>
      <w:ins w:id="79" w:author="Unknown">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windowGainedFocus</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WindowEvent</w:t>
        </w:r>
        <w:proofErr w:type="spellEnd"/>
        <w:r>
          <w:rPr>
            <w:rStyle w:val="Emphasis"/>
            <w:rFonts w:ascii="Helvetica" w:hAnsi="Helvetica" w:cs="Helvetica"/>
            <w:color w:val="333333"/>
            <w:sz w:val="30"/>
            <w:szCs w:val="30"/>
          </w:rPr>
          <w:t xml:space="preserve"> we)</w:t>
        </w:r>
      </w:ins>
    </w:p>
    <w:p w14:paraId="50059F31" w14:textId="77777777" w:rsidR="00E60200" w:rsidRDefault="00E60200" w:rsidP="00E60200">
      <w:pPr>
        <w:pStyle w:val="NormalWeb"/>
        <w:shd w:val="clear" w:color="auto" w:fill="FFFFFF"/>
        <w:spacing w:before="0" w:beforeAutospacing="0" w:after="0" w:afterAutospacing="0"/>
        <w:rPr>
          <w:ins w:id="80" w:author="Unknown"/>
          <w:rFonts w:ascii="Helvetica" w:hAnsi="Helvetica" w:cs="Helvetica"/>
          <w:color w:val="333333"/>
          <w:sz w:val="30"/>
          <w:szCs w:val="30"/>
        </w:rPr>
      </w:pPr>
      <w:ins w:id="81" w:author="Unknown">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windowLostFocus</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WindowEvent</w:t>
        </w:r>
        <w:proofErr w:type="spellEnd"/>
        <w:r>
          <w:rPr>
            <w:rStyle w:val="Emphasis"/>
            <w:rFonts w:ascii="Helvetica" w:hAnsi="Helvetica" w:cs="Helvetica"/>
            <w:color w:val="333333"/>
            <w:sz w:val="30"/>
            <w:szCs w:val="30"/>
          </w:rPr>
          <w:t xml:space="preserve"> we)</w:t>
        </w:r>
      </w:ins>
    </w:p>
    <w:p w14:paraId="02B90940" w14:textId="77777777" w:rsidR="00E60200" w:rsidRDefault="00E60200" w:rsidP="00E60200">
      <w:pPr>
        <w:pStyle w:val="NormalWeb"/>
        <w:shd w:val="clear" w:color="auto" w:fill="FFFFFF"/>
        <w:spacing w:before="0" w:beforeAutospacing="0" w:after="203" w:afterAutospacing="0"/>
        <w:rPr>
          <w:ins w:id="82" w:author="Unknown"/>
          <w:rFonts w:ascii="Helvetica" w:hAnsi="Helvetica" w:cs="Helvetica"/>
          <w:color w:val="333333"/>
        </w:rPr>
      </w:pPr>
      <w:ins w:id="83" w:author="Unknown">
        <w:r>
          <w:rPr>
            <w:rFonts w:ascii="Helvetica" w:hAnsi="Helvetica" w:cs="Helvetica"/>
            <w:color w:val="333333"/>
          </w:rPr>
          <w:t> </w:t>
        </w:r>
      </w:ins>
    </w:p>
    <w:p w14:paraId="0FA485B0" w14:textId="77777777" w:rsidR="00E60200" w:rsidRDefault="00E60200" w:rsidP="00E60200">
      <w:pPr>
        <w:pStyle w:val="NormalWeb"/>
        <w:shd w:val="clear" w:color="auto" w:fill="FFFFFF"/>
        <w:spacing w:before="0" w:beforeAutospacing="0" w:after="203" w:afterAutospacing="0"/>
        <w:rPr>
          <w:ins w:id="84" w:author="Unknown"/>
          <w:rFonts w:ascii="Helvetica" w:hAnsi="Helvetica" w:cs="Helvetica"/>
          <w:color w:val="333333"/>
        </w:rPr>
      </w:pPr>
      <w:proofErr w:type="spellStart"/>
      <w:ins w:id="85" w:author="Unknown">
        <w:r>
          <w:rPr>
            <w:rStyle w:val="Strong"/>
            <w:rFonts w:ascii="Helvetica" w:hAnsi="Helvetica" w:cs="Helvetica"/>
            <w:color w:val="333333"/>
          </w:rPr>
          <w:t>WindowListener</w:t>
        </w:r>
        <w:proofErr w:type="spellEnd"/>
      </w:ins>
    </w:p>
    <w:p w14:paraId="35A97593" w14:textId="77777777" w:rsidR="00E60200" w:rsidRDefault="00E60200" w:rsidP="00E60200">
      <w:pPr>
        <w:pStyle w:val="NormalWeb"/>
        <w:shd w:val="clear" w:color="auto" w:fill="FFFFFF"/>
        <w:spacing w:before="0" w:beforeAutospacing="0" w:after="203" w:afterAutospacing="0"/>
        <w:rPr>
          <w:ins w:id="86" w:author="Unknown"/>
          <w:rFonts w:ascii="Helvetica" w:hAnsi="Helvetica" w:cs="Helvetica"/>
          <w:color w:val="333333"/>
        </w:rPr>
      </w:pPr>
      <w:ins w:id="87" w:author="Unknown">
        <w:r>
          <w:rPr>
            <w:rFonts w:ascii="Helvetica" w:hAnsi="Helvetica" w:cs="Helvetica"/>
            <w:color w:val="333333"/>
          </w:rPr>
          <w:t> </w:t>
        </w:r>
      </w:ins>
    </w:p>
    <w:p w14:paraId="41106191" w14:textId="77777777" w:rsidR="00E60200" w:rsidRDefault="00E60200" w:rsidP="00E60200">
      <w:pPr>
        <w:pStyle w:val="NormalWeb"/>
        <w:shd w:val="clear" w:color="auto" w:fill="FFFFFF"/>
        <w:spacing w:before="0" w:beforeAutospacing="0" w:after="203" w:afterAutospacing="0"/>
        <w:rPr>
          <w:ins w:id="88" w:author="Unknown"/>
          <w:rFonts w:ascii="Helvetica" w:hAnsi="Helvetica" w:cs="Helvetica"/>
          <w:color w:val="333333"/>
        </w:rPr>
      </w:pPr>
      <w:ins w:id="89" w:author="Unknown">
        <w:r>
          <w:rPr>
            <w:rFonts w:ascii="Helvetica" w:hAnsi="Helvetica" w:cs="Helvetica"/>
            <w:color w:val="333333"/>
          </w:rPr>
          <w:t xml:space="preserve">This interface deals with seven of the window events. Following are the event handling methods available in the </w:t>
        </w:r>
        <w:proofErr w:type="spellStart"/>
        <w:r>
          <w:rPr>
            <w:rFonts w:ascii="Helvetica" w:hAnsi="Helvetica" w:cs="Helvetica"/>
            <w:color w:val="333333"/>
          </w:rPr>
          <w:t>WindowListener</w:t>
        </w:r>
        <w:proofErr w:type="spellEnd"/>
        <w:r>
          <w:rPr>
            <w:rFonts w:ascii="Helvetica" w:hAnsi="Helvetica" w:cs="Helvetica"/>
            <w:color w:val="333333"/>
          </w:rPr>
          <w:t xml:space="preserve"> interface:</w:t>
        </w:r>
      </w:ins>
    </w:p>
    <w:p w14:paraId="2C7BD75C" w14:textId="77777777" w:rsidR="00E60200" w:rsidRDefault="00E60200" w:rsidP="00E60200">
      <w:pPr>
        <w:pStyle w:val="NormalWeb"/>
        <w:shd w:val="clear" w:color="auto" w:fill="FFFFFF"/>
        <w:spacing w:before="0" w:beforeAutospacing="0" w:after="203" w:afterAutospacing="0"/>
        <w:rPr>
          <w:ins w:id="90" w:author="Unknown"/>
          <w:rFonts w:ascii="Helvetica" w:hAnsi="Helvetica" w:cs="Helvetica"/>
          <w:color w:val="333333"/>
        </w:rPr>
      </w:pPr>
      <w:ins w:id="91" w:author="Unknown">
        <w:r>
          <w:rPr>
            <w:rFonts w:ascii="Helvetica" w:hAnsi="Helvetica" w:cs="Helvetica"/>
            <w:color w:val="333333"/>
          </w:rPr>
          <w:t> </w:t>
        </w:r>
      </w:ins>
    </w:p>
    <w:p w14:paraId="2601BC8A" w14:textId="77777777" w:rsidR="00E60200" w:rsidRDefault="00E60200" w:rsidP="00E60200">
      <w:pPr>
        <w:pStyle w:val="NormalWeb"/>
        <w:shd w:val="clear" w:color="auto" w:fill="FFFFFF"/>
        <w:spacing w:before="0" w:beforeAutospacing="0" w:after="203" w:afterAutospacing="0"/>
        <w:rPr>
          <w:ins w:id="92" w:author="Unknown"/>
          <w:rFonts w:ascii="Helvetica" w:hAnsi="Helvetica" w:cs="Helvetica"/>
          <w:color w:val="333333"/>
          <w:sz w:val="30"/>
          <w:szCs w:val="30"/>
        </w:rPr>
      </w:pPr>
      <w:ins w:id="93" w:author="Unknown">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windowActivated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WindowEvent</w:t>
        </w:r>
        <w:proofErr w:type="spellEnd"/>
        <w:r>
          <w:rPr>
            <w:rStyle w:val="Emphasis"/>
            <w:rFonts w:ascii="Helvetica" w:hAnsi="Helvetica" w:cs="Helvetica"/>
            <w:color w:val="333333"/>
            <w:sz w:val="30"/>
            <w:szCs w:val="30"/>
          </w:rPr>
          <w:t xml:space="preserve"> we)</w:t>
        </w:r>
      </w:ins>
    </w:p>
    <w:p w14:paraId="2BAAC4FD" w14:textId="77777777" w:rsidR="00E60200" w:rsidRDefault="00E60200" w:rsidP="00E60200">
      <w:pPr>
        <w:pStyle w:val="NormalWeb"/>
        <w:shd w:val="clear" w:color="auto" w:fill="FFFFFF"/>
        <w:spacing w:before="0" w:beforeAutospacing="0" w:after="203" w:afterAutospacing="0"/>
        <w:rPr>
          <w:ins w:id="94" w:author="Unknown"/>
          <w:rFonts w:ascii="Helvetica" w:hAnsi="Helvetica" w:cs="Helvetica"/>
          <w:color w:val="333333"/>
          <w:sz w:val="30"/>
          <w:szCs w:val="30"/>
        </w:rPr>
      </w:pPr>
      <w:ins w:id="95" w:author="Unknown">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windowDeactivated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WindowEvent</w:t>
        </w:r>
        <w:proofErr w:type="spellEnd"/>
        <w:r>
          <w:rPr>
            <w:rStyle w:val="Emphasis"/>
            <w:rFonts w:ascii="Helvetica" w:hAnsi="Helvetica" w:cs="Helvetica"/>
            <w:color w:val="333333"/>
            <w:sz w:val="30"/>
            <w:szCs w:val="30"/>
          </w:rPr>
          <w:t xml:space="preserve"> we)</w:t>
        </w:r>
      </w:ins>
    </w:p>
    <w:p w14:paraId="5153E2FE" w14:textId="77777777" w:rsidR="00E60200" w:rsidRDefault="00E60200" w:rsidP="00E60200">
      <w:pPr>
        <w:pStyle w:val="NormalWeb"/>
        <w:shd w:val="clear" w:color="auto" w:fill="FFFFFF"/>
        <w:spacing w:before="0" w:beforeAutospacing="0" w:after="203" w:afterAutospacing="0"/>
        <w:rPr>
          <w:ins w:id="96" w:author="Unknown"/>
          <w:rFonts w:ascii="Helvetica" w:hAnsi="Helvetica" w:cs="Helvetica"/>
          <w:color w:val="333333"/>
          <w:sz w:val="30"/>
          <w:szCs w:val="30"/>
        </w:rPr>
      </w:pPr>
      <w:ins w:id="97" w:author="Unknown">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windowIconified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WindowEvent</w:t>
        </w:r>
        <w:proofErr w:type="spellEnd"/>
        <w:r>
          <w:rPr>
            <w:rStyle w:val="Emphasis"/>
            <w:rFonts w:ascii="Helvetica" w:hAnsi="Helvetica" w:cs="Helvetica"/>
            <w:color w:val="333333"/>
            <w:sz w:val="30"/>
            <w:szCs w:val="30"/>
          </w:rPr>
          <w:t xml:space="preserve"> we)</w:t>
        </w:r>
      </w:ins>
    </w:p>
    <w:p w14:paraId="1A38163F" w14:textId="77777777" w:rsidR="00E60200" w:rsidRDefault="00E60200" w:rsidP="00E60200">
      <w:pPr>
        <w:pStyle w:val="NormalWeb"/>
        <w:shd w:val="clear" w:color="auto" w:fill="FFFFFF"/>
        <w:spacing w:before="0" w:beforeAutospacing="0" w:after="203" w:afterAutospacing="0"/>
        <w:rPr>
          <w:ins w:id="98" w:author="Unknown"/>
          <w:rFonts w:ascii="Helvetica" w:hAnsi="Helvetica" w:cs="Helvetica"/>
          <w:color w:val="333333"/>
          <w:sz w:val="30"/>
          <w:szCs w:val="30"/>
        </w:rPr>
      </w:pPr>
      <w:ins w:id="99" w:author="Unknown">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windowDeiconified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WindowEvent</w:t>
        </w:r>
        <w:proofErr w:type="spellEnd"/>
        <w:r>
          <w:rPr>
            <w:rStyle w:val="Emphasis"/>
            <w:rFonts w:ascii="Helvetica" w:hAnsi="Helvetica" w:cs="Helvetica"/>
            <w:color w:val="333333"/>
            <w:sz w:val="30"/>
            <w:szCs w:val="30"/>
          </w:rPr>
          <w:t xml:space="preserve"> we)</w:t>
        </w:r>
      </w:ins>
    </w:p>
    <w:p w14:paraId="74BA3EE8" w14:textId="77777777" w:rsidR="00E60200" w:rsidRDefault="00E60200" w:rsidP="00E60200">
      <w:pPr>
        <w:pStyle w:val="NormalWeb"/>
        <w:shd w:val="clear" w:color="auto" w:fill="FFFFFF"/>
        <w:spacing w:before="0" w:beforeAutospacing="0" w:after="203" w:afterAutospacing="0"/>
        <w:rPr>
          <w:ins w:id="100" w:author="Unknown"/>
          <w:rFonts w:ascii="Helvetica" w:hAnsi="Helvetica" w:cs="Helvetica"/>
          <w:color w:val="333333"/>
          <w:sz w:val="30"/>
          <w:szCs w:val="30"/>
        </w:rPr>
      </w:pPr>
      <w:ins w:id="101" w:author="Unknown">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windowOpened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WindowEvent</w:t>
        </w:r>
        <w:proofErr w:type="spellEnd"/>
        <w:r>
          <w:rPr>
            <w:rStyle w:val="Emphasis"/>
            <w:rFonts w:ascii="Helvetica" w:hAnsi="Helvetica" w:cs="Helvetica"/>
            <w:color w:val="333333"/>
            <w:sz w:val="30"/>
            <w:szCs w:val="30"/>
          </w:rPr>
          <w:t xml:space="preserve"> we)</w:t>
        </w:r>
      </w:ins>
    </w:p>
    <w:p w14:paraId="280C4A30" w14:textId="77777777" w:rsidR="00E60200" w:rsidRDefault="00E60200" w:rsidP="00E60200">
      <w:pPr>
        <w:pStyle w:val="NormalWeb"/>
        <w:shd w:val="clear" w:color="auto" w:fill="FFFFFF"/>
        <w:spacing w:before="0" w:beforeAutospacing="0" w:after="203" w:afterAutospacing="0"/>
        <w:rPr>
          <w:ins w:id="102" w:author="Unknown"/>
          <w:rFonts w:ascii="Helvetica" w:hAnsi="Helvetica" w:cs="Helvetica"/>
          <w:color w:val="333333"/>
          <w:sz w:val="30"/>
          <w:szCs w:val="30"/>
        </w:rPr>
      </w:pPr>
      <w:ins w:id="103" w:author="Unknown">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windowClosed</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WindowEvent</w:t>
        </w:r>
        <w:proofErr w:type="spellEnd"/>
        <w:r>
          <w:rPr>
            <w:rStyle w:val="Emphasis"/>
            <w:rFonts w:ascii="Helvetica" w:hAnsi="Helvetica" w:cs="Helvetica"/>
            <w:color w:val="333333"/>
            <w:sz w:val="30"/>
            <w:szCs w:val="30"/>
          </w:rPr>
          <w:t xml:space="preserve"> we)</w:t>
        </w:r>
      </w:ins>
    </w:p>
    <w:p w14:paraId="7A86C94F" w14:textId="77777777" w:rsidR="00E60200" w:rsidRDefault="00E60200" w:rsidP="00E60200">
      <w:pPr>
        <w:pStyle w:val="NormalWeb"/>
        <w:shd w:val="clear" w:color="auto" w:fill="FFFFFF"/>
        <w:spacing w:before="0" w:beforeAutospacing="0" w:after="0" w:afterAutospacing="0"/>
        <w:rPr>
          <w:ins w:id="104" w:author="Unknown"/>
          <w:rFonts w:ascii="Helvetica" w:hAnsi="Helvetica" w:cs="Helvetica"/>
          <w:color w:val="333333"/>
          <w:sz w:val="30"/>
          <w:szCs w:val="30"/>
        </w:rPr>
      </w:pPr>
      <w:ins w:id="105" w:author="Unknown">
        <w:r>
          <w:rPr>
            <w:rStyle w:val="Emphasis"/>
            <w:rFonts w:ascii="Helvetica" w:hAnsi="Helvetica" w:cs="Helvetica"/>
            <w:color w:val="333333"/>
            <w:sz w:val="30"/>
            <w:szCs w:val="30"/>
          </w:rPr>
          <w:t xml:space="preserve">void </w:t>
        </w:r>
        <w:proofErr w:type="spellStart"/>
        <w:proofErr w:type="gramStart"/>
        <w:r>
          <w:rPr>
            <w:rStyle w:val="Emphasis"/>
            <w:rFonts w:ascii="Helvetica" w:hAnsi="Helvetica" w:cs="Helvetica"/>
            <w:color w:val="333333"/>
            <w:sz w:val="30"/>
            <w:szCs w:val="30"/>
          </w:rPr>
          <w:t>windowClosing</w:t>
        </w:r>
        <w:proofErr w:type="spellEnd"/>
        <w:r>
          <w:rPr>
            <w:rStyle w:val="Emphasis"/>
            <w:rFonts w:ascii="Helvetica" w:hAnsi="Helvetica" w:cs="Helvetica"/>
            <w:color w:val="333333"/>
            <w:sz w:val="30"/>
            <w:szCs w:val="30"/>
          </w:rPr>
          <w:t>(</w:t>
        </w:r>
        <w:proofErr w:type="spellStart"/>
        <w:proofErr w:type="gramEnd"/>
        <w:r>
          <w:rPr>
            <w:rStyle w:val="Emphasis"/>
            <w:rFonts w:ascii="Helvetica" w:hAnsi="Helvetica" w:cs="Helvetica"/>
            <w:color w:val="333333"/>
            <w:sz w:val="30"/>
            <w:szCs w:val="30"/>
          </w:rPr>
          <w:t>WindowEvent</w:t>
        </w:r>
        <w:proofErr w:type="spellEnd"/>
        <w:r>
          <w:rPr>
            <w:rStyle w:val="Emphasis"/>
            <w:rFonts w:ascii="Helvetica" w:hAnsi="Helvetica" w:cs="Helvetica"/>
            <w:color w:val="333333"/>
            <w:sz w:val="30"/>
            <w:szCs w:val="30"/>
          </w:rPr>
          <w:t xml:space="preserve"> we)</w:t>
        </w:r>
      </w:ins>
    </w:p>
    <w:p w14:paraId="1FE5CC8B" w14:textId="77777777" w:rsidR="00E60200" w:rsidRDefault="00E60200" w:rsidP="00E60200">
      <w:pPr>
        <w:pStyle w:val="NormalWeb"/>
        <w:shd w:val="clear" w:color="auto" w:fill="FFFFFF"/>
        <w:spacing w:before="0" w:beforeAutospacing="0" w:after="203" w:afterAutospacing="0"/>
        <w:rPr>
          <w:ins w:id="106" w:author="Unknown"/>
          <w:rFonts w:ascii="Helvetica" w:hAnsi="Helvetica" w:cs="Helvetica"/>
          <w:color w:val="333333"/>
        </w:rPr>
      </w:pPr>
      <w:ins w:id="107" w:author="Unknown">
        <w:r>
          <w:rPr>
            <w:rFonts w:ascii="Helvetica" w:hAnsi="Helvetica" w:cs="Helvetica"/>
            <w:color w:val="333333"/>
          </w:rPr>
          <w:t> </w:t>
        </w:r>
      </w:ins>
    </w:p>
    <w:p w14:paraId="4DE4B940" w14:textId="77777777" w:rsidR="00E60200" w:rsidRDefault="00E60200"/>
    <w:p w14:paraId="5AA3B466" w14:textId="77777777" w:rsidR="00A7683E" w:rsidRDefault="00A7683E"/>
    <w:p w14:paraId="554C9953" w14:textId="77777777" w:rsidR="00A7683E" w:rsidRDefault="00A7683E"/>
    <w:p w14:paraId="76A2F10C" w14:textId="77777777" w:rsidR="00A7683E" w:rsidRDefault="00A7683E"/>
    <w:p w14:paraId="640648C7" w14:textId="77777777" w:rsidR="00A7683E" w:rsidRDefault="00A7683E"/>
    <w:p w14:paraId="6022D807" w14:textId="77777777" w:rsidR="00A7683E" w:rsidRDefault="00A7683E"/>
    <w:p w14:paraId="33C6674D" w14:textId="77777777" w:rsidR="00A7683E" w:rsidRDefault="00A7683E"/>
    <w:p w14:paraId="5D75B7E2" w14:textId="77777777" w:rsidR="00A7683E" w:rsidRDefault="00A7683E"/>
    <w:p w14:paraId="081C3AD0" w14:textId="77777777" w:rsidR="00A7683E" w:rsidRDefault="00A7683E"/>
    <w:p w14:paraId="3E08EBA5" w14:textId="77777777" w:rsidR="00A7683E" w:rsidRDefault="00A7683E"/>
    <w:p w14:paraId="7744E79D" w14:textId="77777777" w:rsidR="00A7683E" w:rsidRDefault="00A7683E"/>
    <w:p w14:paraId="29766799" w14:textId="77777777" w:rsidR="00A7683E" w:rsidRDefault="00A7683E"/>
    <w:p w14:paraId="3E713246" w14:textId="77777777" w:rsidR="00A7683E" w:rsidRDefault="00A7683E"/>
    <w:p w14:paraId="17A26B2B" w14:textId="77777777" w:rsidR="00A7683E" w:rsidRDefault="00A7683E"/>
    <w:p w14:paraId="4CF60BE4" w14:textId="77777777" w:rsidR="00A7683E" w:rsidRDefault="00A7683E"/>
    <w:p w14:paraId="1632F74F" w14:textId="77777777" w:rsidR="00A7683E" w:rsidRDefault="00A7683E"/>
    <w:p w14:paraId="3C463E22" w14:textId="77777777" w:rsidR="00A7683E" w:rsidRDefault="00A7683E"/>
    <w:p w14:paraId="6DCA6D2C" w14:textId="77777777" w:rsidR="00A7683E" w:rsidRDefault="00A7683E"/>
    <w:p w14:paraId="09CB347D" w14:textId="77777777" w:rsidR="00A7683E" w:rsidRDefault="00A7683E"/>
    <w:p w14:paraId="53A94A7E" w14:textId="77777777" w:rsidR="00A7683E" w:rsidRDefault="00A7683E"/>
    <w:p w14:paraId="209BAEA0" w14:textId="77777777" w:rsidR="00A7683E" w:rsidRDefault="00A7683E"/>
    <w:p w14:paraId="0F86E45A" w14:textId="77777777" w:rsidR="00A7683E" w:rsidRDefault="00A7683E"/>
    <w:p w14:paraId="44F31B53" w14:textId="77777777" w:rsidR="00A7683E" w:rsidRDefault="00A7683E"/>
    <w:p w14:paraId="3D6C15B2" w14:textId="77777777" w:rsidR="00A7683E" w:rsidRPr="00A7683E" w:rsidRDefault="00A7683E" w:rsidP="00A7683E">
      <w:pPr>
        <w:spacing w:after="0" w:line="240" w:lineRule="auto"/>
        <w:jc w:val="center"/>
        <w:outlineLvl w:val="0"/>
        <w:rPr>
          <w:rFonts w:ascii="Arial" w:eastAsia="Times New Roman" w:hAnsi="Arial" w:cs="Arial"/>
          <w:b/>
          <w:bCs/>
          <w:color w:val="95B42A"/>
          <w:kern w:val="36"/>
          <w:sz w:val="45"/>
          <w:szCs w:val="45"/>
        </w:rPr>
      </w:pPr>
      <w:r w:rsidRPr="00A7683E">
        <w:rPr>
          <w:rFonts w:ascii="Arial" w:eastAsia="Times New Roman" w:hAnsi="Arial" w:cs="Arial"/>
          <w:b/>
          <w:bCs/>
          <w:color w:val="95B42A"/>
          <w:kern w:val="36"/>
          <w:sz w:val="45"/>
          <w:szCs w:val="45"/>
        </w:rPr>
        <w:t>Mouse Event Handling</w:t>
      </w:r>
    </w:p>
    <w:p w14:paraId="76891FA2" w14:textId="77777777" w:rsidR="00A7683E" w:rsidRPr="00A7683E" w:rsidRDefault="00A7683E" w:rsidP="00A7683E">
      <w:pPr>
        <w:spacing w:line="240" w:lineRule="auto"/>
        <w:jc w:val="center"/>
        <w:rPr>
          <w:rFonts w:ascii="Arial" w:eastAsia="Times New Roman" w:hAnsi="Arial" w:cs="Arial"/>
          <w:color w:val="666666"/>
          <w:sz w:val="21"/>
          <w:szCs w:val="21"/>
        </w:rPr>
      </w:pPr>
    </w:p>
    <w:p w14:paraId="058F7F1E" w14:textId="77777777" w:rsidR="00A7683E" w:rsidRPr="00A7683E" w:rsidRDefault="00A7683E" w:rsidP="00A7683E">
      <w:pPr>
        <w:spacing w:after="150" w:line="330" w:lineRule="atLeast"/>
        <w:rPr>
          <w:rFonts w:ascii="Arial" w:eastAsia="Times New Roman" w:hAnsi="Arial" w:cs="Arial"/>
          <w:color w:val="666666"/>
          <w:sz w:val="21"/>
          <w:szCs w:val="21"/>
        </w:rPr>
      </w:pPr>
      <w:r w:rsidRPr="00A7683E">
        <w:rPr>
          <w:rFonts w:ascii="Arial" w:eastAsia="Times New Roman" w:hAnsi="Arial" w:cs="Arial"/>
          <w:color w:val="666666"/>
          <w:sz w:val="21"/>
          <w:szCs w:val="21"/>
        </w:rPr>
        <w:t>In order to handle mouse events, Mouse Listener has to be defined. Mouse listener is the handler which will handle mouse events. There are two types of mouse listener</w:t>
      </w:r>
      <w:r w:rsidRPr="00A7683E">
        <w:rPr>
          <w:rFonts w:ascii="Arial" w:eastAsia="Times New Roman" w:hAnsi="Arial" w:cs="Arial"/>
          <w:color w:val="666666"/>
          <w:sz w:val="21"/>
          <w:szCs w:val="21"/>
        </w:rPr>
        <w:br/>
      </w:r>
      <w:r w:rsidRPr="00A7683E">
        <w:rPr>
          <w:rFonts w:ascii="Arial" w:eastAsia="Times New Roman" w:hAnsi="Arial" w:cs="Arial"/>
          <w:color w:val="666666"/>
          <w:sz w:val="21"/>
          <w:szCs w:val="21"/>
        </w:rPr>
        <w:br/>
      </w:r>
      <w:r w:rsidRPr="00A7683E">
        <w:rPr>
          <w:rFonts w:ascii="Arial" w:eastAsia="Times New Roman" w:hAnsi="Arial" w:cs="Arial"/>
          <w:b/>
          <w:bCs/>
          <w:color w:val="666666"/>
          <w:sz w:val="21"/>
          <w:szCs w:val="21"/>
        </w:rPr>
        <w:t xml:space="preserve">1. </w:t>
      </w:r>
      <w:proofErr w:type="spellStart"/>
      <w:r w:rsidRPr="00A7683E">
        <w:rPr>
          <w:rFonts w:ascii="Arial" w:eastAsia="Times New Roman" w:hAnsi="Arial" w:cs="Arial"/>
          <w:b/>
          <w:bCs/>
          <w:color w:val="666666"/>
          <w:sz w:val="21"/>
          <w:szCs w:val="21"/>
        </w:rPr>
        <w:t>MouseListener</w:t>
      </w:r>
      <w:proofErr w:type="spellEnd"/>
      <w:r w:rsidRPr="00A7683E">
        <w:rPr>
          <w:rFonts w:ascii="Arial" w:eastAsia="Times New Roman" w:hAnsi="Arial" w:cs="Arial"/>
          <w:color w:val="666666"/>
          <w:sz w:val="21"/>
          <w:szCs w:val="21"/>
        </w:rPr>
        <w:br/>
        <w:t xml:space="preserve">This listener is used to track </w:t>
      </w:r>
      <w:proofErr w:type="spellStart"/>
      <w:proofErr w:type="gramStart"/>
      <w:r w:rsidRPr="00A7683E">
        <w:rPr>
          <w:rFonts w:ascii="Arial" w:eastAsia="Times New Roman" w:hAnsi="Arial" w:cs="Arial"/>
          <w:color w:val="666666"/>
          <w:sz w:val="21"/>
          <w:szCs w:val="21"/>
        </w:rPr>
        <w:t>click,press</w:t>
      </w:r>
      <w:proofErr w:type="spellEnd"/>
      <w:proofErr w:type="gramEnd"/>
      <w:r w:rsidRPr="00A7683E">
        <w:rPr>
          <w:rFonts w:ascii="Arial" w:eastAsia="Times New Roman" w:hAnsi="Arial" w:cs="Arial"/>
          <w:color w:val="666666"/>
          <w:sz w:val="21"/>
          <w:szCs w:val="21"/>
        </w:rPr>
        <w:t>, release, entered and exited events.</w:t>
      </w:r>
      <w:r w:rsidRPr="00A7683E">
        <w:rPr>
          <w:rFonts w:ascii="Arial" w:eastAsia="Times New Roman" w:hAnsi="Arial" w:cs="Arial"/>
          <w:color w:val="666666"/>
          <w:sz w:val="21"/>
          <w:szCs w:val="21"/>
        </w:rPr>
        <w:br/>
      </w:r>
      <w:r w:rsidRPr="00A7683E">
        <w:rPr>
          <w:rFonts w:ascii="Arial" w:eastAsia="Times New Roman" w:hAnsi="Arial" w:cs="Arial"/>
          <w:color w:val="666666"/>
          <w:sz w:val="21"/>
          <w:szCs w:val="21"/>
        </w:rPr>
        <w:br/>
      </w:r>
      <w:r w:rsidRPr="00A7683E">
        <w:rPr>
          <w:rFonts w:ascii="Arial" w:eastAsia="Times New Roman" w:hAnsi="Arial" w:cs="Arial"/>
          <w:b/>
          <w:bCs/>
          <w:color w:val="666666"/>
          <w:sz w:val="21"/>
          <w:szCs w:val="21"/>
        </w:rPr>
        <w:t xml:space="preserve">2. </w:t>
      </w:r>
      <w:proofErr w:type="spellStart"/>
      <w:r w:rsidRPr="00A7683E">
        <w:rPr>
          <w:rFonts w:ascii="Arial" w:eastAsia="Times New Roman" w:hAnsi="Arial" w:cs="Arial"/>
          <w:b/>
          <w:bCs/>
          <w:color w:val="666666"/>
          <w:sz w:val="21"/>
          <w:szCs w:val="21"/>
        </w:rPr>
        <w:t>MouseMotionListener</w:t>
      </w:r>
      <w:proofErr w:type="spellEnd"/>
      <w:r w:rsidRPr="00A7683E">
        <w:rPr>
          <w:rFonts w:ascii="Arial" w:eastAsia="Times New Roman" w:hAnsi="Arial" w:cs="Arial"/>
          <w:color w:val="666666"/>
          <w:sz w:val="21"/>
          <w:szCs w:val="21"/>
        </w:rPr>
        <w:br/>
        <w:t>This listener is used to track mouse movements, drag movements etc.</w:t>
      </w:r>
    </w:p>
    <w:p w14:paraId="6D0C5FB6" w14:textId="77777777" w:rsidR="005A460F" w:rsidRDefault="005A460F" w:rsidP="00A7683E">
      <w:pPr>
        <w:rPr>
          <w:noProof/>
        </w:rPr>
      </w:pPr>
    </w:p>
    <w:p w14:paraId="0EC0C3B4" w14:textId="77777777" w:rsidR="00256ED9" w:rsidRDefault="00256ED9" w:rsidP="00256ED9">
      <w:pPr>
        <w:pStyle w:val="Heading3"/>
        <w:pBdr>
          <w:bottom w:val="single" w:sz="6" w:space="4" w:color="CCCCCC"/>
        </w:pBdr>
        <w:spacing w:before="375" w:after="150"/>
        <w:rPr>
          <w:rFonts w:ascii="Arial" w:hAnsi="Arial" w:cs="Arial"/>
          <w:color w:val="444444"/>
        </w:rPr>
      </w:pPr>
      <w:r>
        <w:rPr>
          <w:rFonts w:ascii="Arial" w:hAnsi="Arial" w:cs="Arial"/>
          <w:color w:val="444444"/>
        </w:rPr>
        <w:lastRenderedPageBreak/>
        <w:t xml:space="preserve">Methods of </w:t>
      </w:r>
      <w:proofErr w:type="spellStart"/>
      <w:r>
        <w:rPr>
          <w:rFonts w:ascii="Arial" w:hAnsi="Arial" w:cs="Arial"/>
          <w:color w:val="444444"/>
        </w:rPr>
        <w:t>MouseListener</w:t>
      </w:r>
      <w:proofErr w:type="spellEnd"/>
      <w:r>
        <w:rPr>
          <w:rFonts w:ascii="Arial" w:hAnsi="Arial" w:cs="Arial"/>
          <w:color w:val="444444"/>
        </w:rPr>
        <w:t xml:space="preserve"> Interface</w:t>
      </w:r>
    </w:p>
    <w:tbl>
      <w:tblPr>
        <w:tblW w:w="0" w:type="auto"/>
        <w:tblCellMar>
          <w:top w:w="375" w:type="dxa"/>
          <w:left w:w="375" w:type="dxa"/>
          <w:bottom w:w="375" w:type="dxa"/>
          <w:right w:w="375" w:type="dxa"/>
        </w:tblCellMar>
        <w:tblLook w:val="04A0" w:firstRow="1" w:lastRow="0" w:firstColumn="1" w:lastColumn="0" w:noHBand="0" w:noVBand="1"/>
      </w:tblPr>
      <w:tblGrid>
        <w:gridCol w:w="2985"/>
        <w:gridCol w:w="6391"/>
      </w:tblGrid>
      <w:tr w:rsidR="00256ED9" w14:paraId="0C73BAFF" w14:textId="77777777" w:rsidTr="00256ED9">
        <w:trPr>
          <w:trHeight w:val="600"/>
        </w:trPr>
        <w:tc>
          <w:tcPr>
            <w:tcW w:w="29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14208A2A" w14:textId="77777777" w:rsidR="00256ED9" w:rsidRDefault="00256ED9">
            <w:pPr>
              <w:jc w:val="center"/>
              <w:rPr>
                <w:rFonts w:ascii="Arial" w:hAnsi="Arial" w:cs="Arial"/>
                <w:b/>
                <w:bCs/>
                <w:color w:val="666666"/>
                <w:sz w:val="21"/>
                <w:szCs w:val="21"/>
              </w:rPr>
            </w:pPr>
            <w:r>
              <w:rPr>
                <w:rFonts w:ascii="Arial" w:hAnsi="Arial" w:cs="Arial"/>
                <w:b/>
                <w:bCs/>
                <w:color w:val="666666"/>
                <w:sz w:val="21"/>
                <w:szCs w:val="21"/>
              </w:rPr>
              <w:t>Method</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3F612275" w14:textId="77777777" w:rsidR="00256ED9" w:rsidRDefault="00256ED9">
            <w:pPr>
              <w:jc w:val="center"/>
              <w:rPr>
                <w:rFonts w:ascii="Arial" w:hAnsi="Arial" w:cs="Arial"/>
                <w:b/>
                <w:bCs/>
                <w:color w:val="666666"/>
                <w:sz w:val="21"/>
                <w:szCs w:val="21"/>
              </w:rPr>
            </w:pPr>
            <w:r>
              <w:rPr>
                <w:rFonts w:ascii="Arial" w:hAnsi="Arial" w:cs="Arial"/>
                <w:b/>
                <w:bCs/>
                <w:color w:val="666666"/>
                <w:sz w:val="21"/>
                <w:szCs w:val="21"/>
              </w:rPr>
              <w:t>Description</w:t>
            </w:r>
          </w:p>
        </w:tc>
      </w:tr>
      <w:tr w:rsidR="00256ED9" w14:paraId="20BF05AC" w14:textId="77777777" w:rsidTr="00256ED9">
        <w:tc>
          <w:tcPr>
            <w:tcW w:w="0" w:type="auto"/>
            <w:tcBorders>
              <w:top w:val="single" w:sz="6" w:space="0" w:color="000000"/>
              <w:left w:val="single" w:sz="6" w:space="0" w:color="000000"/>
              <w:bottom w:val="single" w:sz="6" w:space="0" w:color="000000"/>
              <w:right w:val="single" w:sz="6" w:space="0" w:color="000000"/>
            </w:tcBorders>
            <w:tcMar>
              <w:top w:w="0" w:type="dxa"/>
              <w:left w:w="150" w:type="dxa"/>
              <w:bottom w:w="0" w:type="dxa"/>
              <w:right w:w="0" w:type="dxa"/>
            </w:tcMar>
            <w:vAlign w:val="center"/>
            <w:hideMark/>
          </w:tcPr>
          <w:p w14:paraId="4ED98FF8" w14:textId="77777777" w:rsidR="00256ED9" w:rsidRDefault="00256ED9">
            <w:pPr>
              <w:pStyle w:val="NormalWeb"/>
              <w:spacing w:before="0" w:beforeAutospacing="0" w:after="150" w:afterAutospacing="0" w:line="330" w:lineRule="atLeast"/>
              <w:rPr>
                <w:rFonts w:ascii="Arial" w:hAnsi="Arial" w:cs="Arial"/>
                <w:color w:val="666666"/>
                <w:sz w:val="21"/>
                <w:szCs w:val="21"/>
              </w:rPr>
            </w:pPr>
            <w:r>
              <w:rPr>
                <w:rFonts w:ascii="Arial" w:hAnsi="Arial" w:cs="Arial"/>
                <w:color w:val="666666"/>
                <w:sz w:val="21"/>
                <w:szCs w:val="21"/>
              </w:rPr>
              <w:t xml:space="preserve">public void </w:t>
            </w:r>
            <w:proofErr w:type="spellStart"/>
            <w:proofErr w:type="gramStart"/>
            <w:r>
              <w:rPr>
                <w:rFonts w:ascii="Arial" w:hAnsi="Arial" w:cs="Arial"/>
                <w:color w:val="666666"/>
                <w:sz w:val="21"/>
                <w:szCs w:val="21"/>
              </w:rPr>
              <w:t>mouseClicked</w:t>
            </w:r>
            <w:proofErr w:type="spellEnd"/>
            <w:r>
              <w:rPr>
                <w:rFonts w:ascii="Arial" w:hAnsi="Arial" w:cs="Arial"/>
                <w:color w:val="666666"/>
                <w:sz w:val="21"/>
                <w:szCs w:val="21"/>
              </w:rPr>
              <w:t>(</w:t>
            </w:r>
            <w:proofErr w:type="gramEnd"/>
            <w:r>
              <w:rPr>
                <w:rFonts w:ascii="Arial" w:hAnsi="Arial" w:cs="Arial"/>
                <w:color w:val="666666"/>
                <w:sz w:val="21"/>
                <w:szCs w:val="21"/>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50" w:type="dxa"/>
              <w:bottom w:w="0" w:type="dxa"/>
              <w:right w:w="0" w:type="dxa"/>
            </w:tcMar>
            <w:vAlign w:val="center"/>
            <w:hideMark/>
          </w:tcPr>
          <w:p w14:paraId="0B74F3F0" w14:textId="77777777" w:rsidR="00256ED9" w:rsidRDefault="00256ED9">
            <w:pPr>
              <w:pStyle w:val="NormalWeb"/>
              <w:spacing w:before="0" w:beforeAutospacing="0" w:after="150" w:afterAutospacing="0" w:line="330" w:lineRule="atLeast"/>
              <w:rPr>
                <w:rFonts w:ascii="Arial" w:hAnsi="Arial" w:cs="Arial"/>
                <w:color w:val="666666"/>
                <w:sz w:val="21"/>
                <w:szCs w:val="21"/>
              </w:rPr>
            </w:pPr>
            <w:r>
              <w:rPr>
                <w:rFonts w:ascii="Arial" w:hAnsi="Arial" w:cs="Arial"/>
                <w:color w:val="666666"/>
                <w:sz w:val="21"/>
                <w:szCs w:val="21"/>
              </w:rPr>
              <w:t xml:space="preserve">This method is called when mouse button will be clicked. Mouse click event actually composed of two event </w:t>
            </w:r>
            <w:proofErr w:type="gramStart"/>
            <w:r>
              <w:rPr>
                <w:rFonts w:ascii="Arial" w:hAnsi="Arial" w:cs="Arial"/>
                <w:color w:val="666666"/>
                <w:sz w:val="21"/>
                <w:szCs w:val="21"/>
              </w:rPr>
              <w:t>button</w:t>
            </w:r>
            <w:proofErr w:type="gramEnd"/>
            <w:r>
              <w:rPr>
                <w:rFonts w:ascii="Arial" w:hAnsi="Arial" w:cs="Arial"/>
                <w:color w:val="666666"/>
                <w:sz w:val="21"/>
                <w:szCs w:val="21"/>
              </w:rPr>
              <w:t xml:space="preserve"> pressing and releasing.</w:t>
            </w:r>
          </w:p>
        </w:tc>
      </w:tr>
      <w:tr w:rsidR="00256ED9" w14:paraId="3E6A6A0F" w14:textId="77777777" w:rsidTr="00256ED9">
        <w:trPr>
          <w:trHeight w:val="600"/>
        </w:trPr>
        <w:tc>
          <w:tcPr>
            <w:tcW w:w="0" w:type="auto"/>
            <w:tcBorders>
              <w:top w:val="single" w:sz="6" w:space="0" w:color="000000"/>
              <w:left w:val="single" w:sz="6" w:space="0" w:color="000000"/>
              <w:bottom w:val="single" w:sz="6" w:space="0" w:color="000000"/>
              <w:right w:val="single" w:sz="6" w:space="0" w:color="000000"/>
            </w:tcBorders>
            <w:shd w:val="clear" w:color="auto" w:fill="E8E8FF"/>
            <w:tcMar>
              <w:top w:w="0" w:type="dxa"/>
              <w:left w:w="150" w:type="dxa"/>
              <w:bottom w:w="0" w:type="dxa"/>
              <w:right w:w="0" w:type="dxa"/>
            </w:tcMar>
            <w:vAlign w:val="center"/>
            <w:hideMark/>
          </w:tcPr>
          <w:p w14:paraId="5B4955E6" w14:textId="77777777" w:rsidR="00256ED9" w:rsidRDefault="00256ED9">
            <w:pPr>
              <w:rPr>
                <w:rFonts w:ascii="Arial" w:hAnsi="Arial" w:cs="Arial"/>
                <w:color w:val="666666"/>
                <w:sz w:val="21"/>
                <w:szCs w:val="21"/>
              </w:rPr>
            </w:pPr>
            <w:r>
              <w:rPr>
                <w:rFonts w:ascii="Arial" w:hAnsi="Arial" w:cs="Arial"/>
                <w:color w:val="666666"/>
                <w:sz w:val="21"/>
                <w:szCs w:val="21"/>
              </w:rPr>
              <w:t xml:space="preserve">public void </w:t>
            </w:r>
            <w:proofErr w:type="spellStart"/>
            <w:proofErr w:type="gramStart"/>
            <w:r>
              <w:rPr>
                <w:rFonts w:ascii="Arial" w:hAnsi="Arial" w:cs="Arial"/>
                <w:color w:val="666666"/>
                <w:sz w:val="21"/>
                <w:szCs w:val="21"/>
              </w:rPr>
              <w:t>mousePressed</w:t>
            </w:r>
            <w:proofErr w:type="spellEnd"/>
            <w:r>
              <w:rPr>
                <w:rFonts w:ascii="Arial" w:hAnsi="Arial" w:cs="Arial"/>
                <w:color w:val="666666"/>
                <w:sz w:val="21"/>
                <w:szCs w:val="21"/>
              </w:rPr>
              <w:t>(</w:t>
            </w:r>
            <w:proofErr w:type="gramEnd"/>
            <w:r>
              <w:rPr>
                <w:rFonts w:ascii="Arial" w:hAnsi="Arial" w:cs="Arial"/>
                <w:color w:val="666666"/>
                <w:sz w:val="21"/>
                <w:szCs w:val="21"/>
              </w:rPr>
              <w:t>)</w:t>
            </w:r>
          </w:p>
        </w:tc>
        <w:tc>
          <w:tcPr>
            <w:tcW w:w="0" w:type="auto"/>
            <w:tcBorders>
              <w:top w:val="single" w:sz="6" w:space="0" w:color="000000"/>
              <w:left w:val="single" w:sz="6" w:space="0" w:color="000000"/>
              <w:bottom w:val="single" w:sz="6" w:space="0" w:color="000000"/>
              <w:right w:val="single" w:sz="6" w:space="0" w:color="000000"/>
            </w:tcBorders>
            <w:shd w:val="clear" w:color="auto" w:fill="E8E8FF"/>
            <w:tcMar>
              <w:top w:w="0" w:type="dxa"/>
              <w:left w:w="150" w:type="dxa"/>
              <w:bottom w:w="0" w:type="dxa"/>
              <w:right w:w="0" w:type="dxa"/>
            </w:tcMar>
            <w:vAlign w:val="center"/>
            <w:hideMark/>
          </w:tcPr>
          <w:p w14:paraId="27713E29" w14:textId="77777777" w:rsidR="00256ED9" w:rsidRDefault="00256ED9">
            <w:pPr>
              <w:rPr>
                <w:rFonts w:ascii="Arial" w:hAnsi="Arial" w:cs="Arial"/>
                <w:color w:val="666666"/>
                <w:sz w:val="21"/>
                <w:szCs w:val="21"/>
              </w:rPr>
            </w:pPr>
            <w:r>
              <w:rPr>
                <w:rFonts w:ascii="Arial" w:hAnsi="Arial" w:cs="Arial"/>
                <w:color w:val="666666"/>
                <w:sz w:val="21"/>
                <w:szCs w:val="21"/>
              </w:rPr>
              <w:t>This method is called when mouse button is pressed.</w:t>
            </w:r>
          </w:p>
        </w:tc>
      </w:tr>
      <w:tr w:rsidR="00256ED9" w14:paraId="66C92B16" w14:textId="77777777" w:rsidTr="00256ED9">
        <w:trPr>
          <w:trHeight w:val="600"/>
        </w:trPr>
        <w:tc>
          <w:tcPr>
            <w:tcW w:w="0" w:type="auto"/>
            <w:tcBorders>
              <w:top w:val="single" w:sz="6" w:space="0" w:color="000000"/>
              <w:left w:val="single" w:sz="6" w:space="0" w:color="000000"/>
              <w:bottom w:val="single" w:sz="6" w:space="0" w:color="000000"/>
              <w:right w:val="single" w:sz="6" w:space="0" w:color="000000"/>
            </w:tcBorders>
            <w:tcMar>
              <w:top w:w="0" w:type="dxa"/>
              <w:left w:w="150" w:type="dxa"/>
              <w:bottom w:w="0" w:type="dxa"/>
              <w:right w:w="0" w:type="dxa"/>
            </w:tcMar>
            <w:vAlign w:val="center"/>
            <w:hideMark/>
          </w:tcPr>
          <w:p w14:paraId="1373A003" w14:textId="77777777" w:rsidR="00256ED9" w:rsidRDefault="00256ED9">
            <w:pPr>
              <w:rPr>
                <w:rFonts w:ascii="Arial" w:hAnsi="Arial" w:cs="Arial"/>
                <w:color w:val="666666"/>
                <w:sz w:val="21"/>
                <w:szCs w:val="21"/>
              </w:rPr>
            </w:pPr>
            <w:r>
              <w:rPr>
                <w:rFonts w:ascii="Arial" w:hAnsi="Arial" w:cs="Arial"/>
                <w:color w:val="666666"/>
                <w:sz w:val="21"/>
                <w:szCs w:val="21"/>
              </w:rPr>
              <w:t xml:space="preserve">public void </w:t>
            </w:r>
            <w:proofErr w:type="spellStart"/>
            <w:proofErr w:type="gramStart"/>
            <w:r>
              <w:rPr>
                <w:rFonts w:ascii="Arial" w:hAnsi="Arial" w:cs="Arial"/>
                <w:color w:val="666666"/>
                <w:sz w:val="21"/>
                <w:szCs w:val="21"/>
              </w:rPr>
              <w:t>mouseReleased</w:t>
            </w:r>
            <w:proofErr w:type="spellEnd"/>
            <w:r>
              <w:rPr>
                <w:rFonts w:ascii="Arial" w:hAnsi="Arial" w:cs="Arial"/>
                <w:color w:val="666666"/>
                <w:sz w:val="21"/>
                <w:szCs w:val="21"/>
              </w:rPr>
              <w:t>(</w:t>
            </w:r>
            <w:proofErr w:type="gramEnd"/>
            <w:r>
              <w:rPr>
                <w:rFonts w:ascii="Arial" w:hAnsi="Arial" w:cs="Arial"/>
                <w:color w:val="666666"/>
                <w:sz w:val="21"/>
                <w:szCs w:val="21"/>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50" w:type="dxa"/>
              <w:bottom w:w="0" w:type="dxa"/>
              <w:right w:w="0" w:type="dxa"/>
            </w:tcMar>
            <w:vAlign w:val="center"/>
            <w:hideMark/>
          </w:tcPr>
          <w:p w14:paraId="55CE4F68" w14:textId="77777777" w:rsidR="00256ED9" w:rsidRDefault="00256ED9">
            <w:pPr>
              <w:rPr>
                <w:rFonts w:ascii="Arial" w:hAnsi="Arial" w:cs="Arial"/>
                <w:color w:val="666666"/>
                <w:sz w:val="21"/>
                <w:szCs w:val="21"/>
              </w:rPr>
            </w:pPr>
            <w:r>
              <w:rPr>
                <w:rFonts w:ascii="Arial" w:hAnsi="Arial" w:cs="Arial"/>
                <w:color w:val="666666"/>
                <w:sz w:val="21"/>
                <w:szCs w:val="21"/>
              </w:rPr>
              <w:t>This method is called when a pressed mouse button is released.</w:t>
            </w:r>
          </w:p>
        </w:tc>
      </w:tr>
      <w:tr w:rsidR="00256ED9" w14:paraId="6CE3879E" w14:textId="77777777" w:rsidTr="00256ED9">
        <w:tc>
          <w:tcPr>
            <w:tcW w:w="0" w:type="auto"/>
            <w:tcBorders>
              <w:top w:val="single" w:sz="6" w:space="0" w:color="000000"/>
              <w:left w:val="single" w:sz="6" w:space="0" w:color="000000"/>
              <w:bottom w:val="single" w:sz="6" w:space="0" w:color="000000"/>
              <w:right w:val="single" w:sz="6" w:space="0" w:color="000000"/>
            </w:tcBorders>
            <w:shd w:val="clear" w:color="auto" w:fill="E8E8FF"/>
            <w:tcMar>
              <w:top w:w="0" w:type="dxa"/>
              <w:left w:w="150" w:type="dxa"/>
              <w:bottom w:w="0" w:type="dxa"/>
              <w:right w:w="0" w:type="dxa"/>
            </w:tcMar>
            <w:vAlign w:val="center"/>
            <w:hideMark/>
          </w:tcPr>
          <w:p w14:paraId="4E86D0D2" w14:textId="77777777" w:rsidR="00256ED9" w:rsidRDefault="00256ED9">
            <w:pPr>
              <w:rPr>
                <w:rFonts w:ascii="Arial" w:hAnsi="Arial" w:cs="Arial"/>
                <w:color w:val="666666"/>
                <w:sz w:val="21"/>
                <w:szCs w:val="21"/>
              </w:rPr>
            </w:pPr>
            <w:r>
              <w:rPr>
                <w:rFonts w:ascii="Arial" w:hAnsi="Arial" w:cs="Arial"/>
                <w:color w:val="666666"/>
                <w:sz w:val="21"/>
                <w:szCs w:val="21"/>
              </w:rPr>
              <w:t xml:space="preserve">public void </w:t>
            </w:r>
            <w:proofErr w:type="spellStart"/>
            <w:proofErr w:type="gramStart"/>
            <w:r>
              <w:rPr>
                <w:rFonts w:ascii="Arial" w:hAnsi="Arial" w:cs="Arial"/>
                <w:color w:val="666666"/>
                <w:sz w:val="21"/>
                <w:szCs w:val="21"/>
              </w:rPr>
              <w:t>mouseEntered</w:t>
            </w:r>
            <w:proofErr w:type="spellEnd"/>
            <w:r>
              <w:rPr>
                <w:rFonts w:ascii="Arial" w:hAnsi="Arial" w:cs="Arial"/>
                <w:color w:val="666666"/>
                <w:sz w:val="21"/>
                <w:szCs w:val="21"/>
              </w:rPr>
              <w:t>(</w:t>
            </w:r>
            <w:proofErr w:type="gramEnd"/>
            <w:r>
              <w:rPr>
                <w:rFonts w:ascii="Arial" w:hAnsi="Arial" w:cs="Arial"/>
                <w:color w:val="666666"/>
                <w:sz w:val="21"/>
                <w:szCs w:val="21"/>
              </w:rPr>
              <w:t>)</w:t>
            </w:r>
          </w:p>
        </w:tc>
        <w:tc>
          <w:tcPr>
            <w:tcW w:w="0" w:type="auto"/>
            <w:tcBorders>
              <w:top w:val="single" w:sz="6" w:space="0" w:color="000000"/>
              <w:left w:val="single" w:sz="6" w:space="0" w:color="000000"/>
              <w:bottom w:val="single" w:sz="6" w:space="0" w:color="000000"/>
              <w:right w:val="single" w:sz="6" w:space="0" w:color="000000"/>
            </w:tcBorders>
            <w:shd w:val="clear" w:color="auto" w:fill="E8E8FF"/>
            <w:tcMar>
              <w:top w:w="150" w:type="dxa"/>
              <w:left w:w="150" w:type="dxa"/>
              <w:bottom w:w="150" w:type="dxa"/>
              <w:right w:w="150" w:type="dxa"/>
            </w:tcMar>
            <w:vAlign w:val="center"/>
            <w:hideMark/>
          </w:tcPr>
          <w:p w14:paraId="2505DC5C" w14:textId="77777777" w:rsidR="00256ED9" w:rsidRDefault="00256ED9">
            <w:pPr>
              <w:rPr>
                <w:rFonts w:ascii="Arial" w:hAnsi="Arial" w:cs="Arial"/>
                <w:color w:val="666666"/>
                <w:sz w:val="21"/>
                <w:szCs w:val="21"/>
              </w:rPr>
            </w:pPr>
            <w:r>
              <w:rPr>
                <w:rFonts w:ascii="Arial" w:hAnsi="Arial" w:cs="Arial"/>
                <w:color w:val="666666"/>
                <w:sz w:val="21"/>
                <w:szCs w:val="21"/>
              </w:rPr>
              <w:t>This method is called when mouse pointer moved in area of component for which listener is registered.</w:t>
            </w:r>
          </w:p>
        </w:tc>
      </w:tr>
      <w:tr w:rsidR="00256ED9" w14:paraId="265C6B4E" w14:textId="77777777" w:rsidTr="00256ED9">
        <w:tc>
          <w:tcPr>
            <w:tcW w:w="0" w:type="auto"/>
            <w:tcBorders>
              <w:top w:val="single" w:sz="6" w:space="0" w:color="000000"/>
              <w:left w:val="single" w:sz="6" w:space="0" w:color="000000"/>
              <w:bottom w:val="single" w:sz="6" w:space="0" w:color="000000"/>
              <w:right w:val="single" w:sz="6" w:space="0" w:color="000000"/>
            </w:tcBorders>
            <w:tcMar>
              <w:top w:w="0" w:type="dxa"/>
              <w:left w:w="150" w:type="dxa"/>
              <w:bottom w:w="0" w:type="dxa"/>
              <w:right w:w="0" w:type="dxa"/>
            </w:tcMar>
            <w:vAlign w:val="center"/>
            <w:hideMark/>
          </w:tcPr>
          <w:p w14:paraId="6FD69C33" w14:textId="77777777" w:rsidR="00256ED9" w:rsidRDefault="00256ED9">
            <w:pPr>
              <w:rPr>
                <w:rFonts w:ascii="Arial" w:hAnsi="Arial" w:cs="Arial"/>
                <w:color w:val="666666"/>
                <w:sz w:val="21"/>
                <w:szCs w:val="21"/>
              </w:rPr>
            </w:pPr>
            <w:r>
              <w:rPr>
                <w:rFonts w:ascii="Arial" w:hAnsi="Arial" w:cs="Arial"/>
                <w:color w:val="666666"/>
                <w:sz w:val="21"/>
                <w:szCs w:val="21"/>
              </w:rPr>
              <w:t xml:space="preserve">public void </w:t>
            </w:r>
            <w:proofErr w:type="spellStart"/>
            <w:proofErr w:type="gramStart"/>
            <w:r>
              <w:rPr>
                <w:rFonts w:ascii="Arial" w:hAnsi="Arial" w:cs="Arial"/>
                <w:color w:val="666666"/>
                <w:sz w:val="21"/>
                <w:szCs w:val="21"/>
              </w:rPr>
              <w:t>mouseExited</w:t>
            </w:r>
            <w:proofErr w:type="spellEnd"/>
            <w:r>
              <w:rPr>
                <w:rFonts w:ascii="Arial" w:hAnsi="Arial" w:cs="Arial"/>
                <w:color w:val="666666"/>
                <w:sz w:val="21"/>
                <w:szCs w:val="21"/>
              </w:rPr>
              <w:t>(</w:t>
            </w:r>
            <w:proofErr w:type="gramEnd"/>
            <w:r>
              <w:rPr>
                <w:rFonts w:ascii="Arial" w:hAnsi="Arial" w:cs="Arial"/>
                <w:color w:val="666666"/>
                <w:sz w:val="21"/>
                <w:szCs w:val="21"/>
              </w:rPr>
              <w:t>)</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14:paraId="17334EA2" w14:textId="77777777" w:rsidR="00256ED9" w:rsidRDefault="00256ED9">
            <w:pPr>
              <w:rPr>
                <w:rFonts w:ascii="Arial" w:hAnsi="Arial" w:cs="Arial"/>
                <w:color w:val="666666"/>
                <w:sz w:val="21"/>
                <w:szCs w:val="21"/>
              </w:rPr>
            </w:pPr>
            <w:r>
              <w:rPr>
                <w:rFonts w:ascii="Arial" w:hAnsi="Arial" w:cs="Arial"/>
                <w:color w:val="666666"/>
                <w:sz w:val="21"/>
                <w:szCs w:val="21"/>
              </w:rPr>
              <w:t>This method is called when mouse pointer is moved out from area of components for which listener is registered.</w:t>
            </w:r>
          </w:p>
        </w:tc>
      </w:tr>
    </w:tbl>
    <w:p w14:paraId="428D49A1" w14:textId="77777777" w:rsidR="00256ED9" w:rsidRDefault="00256ED9" w:rsidP="00A7683E">
      <w:pPr>
        <w:rPr>
          <w:noProof/>
        </w:rPr>
      </w:pPr>
    </w:p>
    <w:p w14:paraId="414E8B77" w14:textId="77777777" w:rsidR="00256ED9" w:rsidRDefault="00256ED9" w:rsidP="00A7683E">
      <w:pPr>
        <w:rPr>
          <w:noProof/>
        </w:rPr>
      </w:pPr>
    </w:p>
    <w:p w14:paraId="7D49363C" w14:textId="77777777" w:rsidR="00256ED9" w:rsidRDefault="00256ED9" w:rsidP="00A7683E">
      <w:pPr>
        <w:rPr>
          <w:noProof/>
        </w:rPr>
      </w:pPr>
    </w:p>
    <w:p w14:paraId="7CB28C1C" w14:textId="77777777" w:rsidR="00256ED9" w:rsidRDefault="00256ED9" w:rsidP="00A7683E">
      <w:pPr>
        <w:rPr>
          <w:noProof/>
        </w:rPr>
      </w:pPr>
    </w:p>
    <w:p w14:paraId="68B61929" w14:textId="77777777" w:rsidR="00256ED9" w:rsidRDefault="00256ED9" w:rsidP="00A7683E">
      <w:pPr>
        <w:rPr>
          <w:noProof/>
        </w:rPr>
      </w:pPr>
    </w:p>
    <w:p w14:paraId="2CF03800" w14:textId="77777777" w:rsidR="00256ED9" w:rsidRDefault="00256ED9" w:rsidP="00A7683E">
      <w:pPr>
        <w:rPr>
          <w:noProof/>
        </w:rPr>
      </w:pPr>
    </w:p>
    <w:p w14:paraId="16A12661" w14:textId="77777777" w:rsidR="00256ED9" w:rsidRDefault="00256ED9" w:rsidP="00256ED9">
      <w:pPr>
        <w:pStyle w:val="Heading3"/>
        <w:pBdr>
          <w:bottom w:val="single" w:sz="6" w:space="4" w:color="CCCCCC"/>
        </w:pBdr>
        <w:spacing w:before="375" w:after="150"/>
        <w:rPr>
          <w:rFonts w:ascii="Arial" w:hAnsi="Arial" w:cs="Arial"/>
          <w:color w:val="444444"/>
        </w:rPr>
      </w:pPr>
      <w:r>
        <w:rPr>
          <w:rFonts w:ascii="Arial" w:hAnsi="Arial" w:cs="Arial"/>
          <w:color w:val="444444"/>
        </w:rPr>
        <w:t>Example</w:t>
      </w:r>
    </w:p>
    <w:p w14:paraId="3F4A0A91" w14:textId="77777777" w:rsidR="00256ED9" w:rsidRDefault="00256ED9" w:rsidP="00256ED9">
      <w:pPr>
        <w:pStyle w:val="NormalWeb"/>
        <w:spacing w:before="0" w:beforeAutospacing="0" w:after="150" w:afterAutospacing="0" w:line="330" w:lineRule="atLeast"/>
        <w:rPr>
          <w:rFonts w:ascii="Arial" w:hAnsi="Arial" w:cs="Arial"/>
          <w:color w:val="666666"/>
          <w:sz w:val="21"/>
          <w:szCs w:val="21"/>
        </w:rPr>
      </w:pPr>
      <w:r>
        <w:rPr>
          <w:rFonts w:ascii="Arial" w:hAnsi="Arial" w:cs="Arial"/>
          <w:color w:val="666666"/>
          <w:sz w:val="21"/>
          <w:szCs w:val="21"/>
        </w:rPr>
        <w:t xml:space="preserve">First define mouse event handler by implementing </w:t>
      </w:r>
      <w:proofErr w:type="spellStart"/>
      <w:r>
        <w:rPr>
          <w:rFonts w:ascii="Arial" w:hAnsi="Arial" w:cs="Arial"/>
          <w:color w:val="666666"/>
          <w:sz w:val="21"/>
          <w:szCs w:val="21"/>
        </w:rPr>
        <w:t>MouseListener</w:t>
      </w:r>
      <w:proofErr w:type="spellEnd"/>
      <w:r>
        <w:rPr>
          <w:rFonts w:ascii="Arial" w:hAnsi="Arial" w:cs="Arial"/>
          <w:color w:val="666666"/>
          <w:sz w:val="21"/>
          <w:szCs w:val="21"/>
        </w:rPr>
        <w:t xml:space="preserve"> interface</w:t>
      </w:r>
    </w:p>
    <w:p w14:paraId="1684206A"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p>
    <w:p w14:paraId="65DC3DC6"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r>
        <w:rPr>
          <w:rStyle w:val="HTMLCode"/>
          <w:color w:val="666666"/>
        </w:rPr>
        <w:t xml:space="preserve">import </w:t>
      </w:r>
      <w:proofErr w:type="spellStart"/>
      <w:proofErr w:type="gramStart"/>
      <w:r>
        <w:rPr>
          <w:rStyle w:val="HTMLCode"/>
          <w:color w:val="666666"/>
        </w:rPr>
        <w:t>javax.swing</w:t>
      </w:r>
      <w:proofErr w:type="spellEnd"/>
      <w:proofErr w:type="gramEnd"/>
      <w:r>
        <w:rPr>
          <w:rStyle w:val="HTMLCode"/>
          <w:color w:val="666666"/>
        </w:rPr>
        <w:t>.*;</w:t>
      </w:r>
      <w:r>
        <w:rPr>
          <w:rStyle w:val="HTMLCode"/>
          <w:color w:val="666666"/>
        </w:rPr>
        <w:tab/>
      </w:r>
      <w:r>
        <w:rPr>
          <w:rStyle w:val="HTMLCode"/>
          <w:color w:val="666666"/>
        </w:rPr>
        <w:tab/>
      </w:r>
      <w:r>
        <w:rPr>
          <w:rStyle w:val="HTMLCode"/>
          <w:color w:val="666666"/>
        </w:rPr>
        <w:tab/>
      </w:r>
    </w:p>
    <w:p w14:paraId="4D3AC8C5"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r>
        <w:rPr>
          <w:rStyle w:val="HTMLCode"/>
          <w:color w:val="666666"/>
        </w:rPr>
        <w:t xml:space="preserve">import </w:t>
      </w:r>
      <w:proofErr w:type="spellStart"/>
      <w:proofErr w:type="gramStart"/>
      <w:r>
        <w:rPr>
          <w:rStyle w:val="HTMLCode"/>
          <w:color w:val="666666"/>
        </w:rPr>
        <w:t>java.awt.event</w:t>
      </w:r>
      <w:proofErr w:type="spellEnd"/>
      <w:proofErr w:type="gramEnd"/>
      <w:r>
        <w:rPr>
          <w:rStyle w:val="HTMLCode"/>
          <w:color w:val="666666"/>
        </w:rPr>
        <w:t>.*;</w:t>
      </w:r>
    </w:p>
    <w:p w14:paraId="6335005C"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r>
        <w:rPr>
          <w:rStyle w:val="HTMLCode"/>
          <w:color w:val="666666"/>
        </w:rPr>
        <w:t xml:space="preserve">class </w:t>
      </w:r>
      <w:proofErr w:type="spellStart"/>
      <w:r>
        <w:rPr>
          <w:rStyle w:val="HTMLCode"/>
          <w:color w:val="666666"/>
        </w:rPr>
        <w:t>mouseHandler</w:t>
      </w:r>
      <w:proofErr w:type="spellEnd"/>
      <w:r>
        <w:rPr>
          <w:rStyle w:val="HTMLCode"/>
          <w:color w:val="666666"/>
        </w:rPr>
        <w:t xml:space="preserve"> implements </w:t>
      </w:r>
      <w:proofErr w:type="spellStart"/>
      <w:r>
        <w:rPr>
          <w:rStyle w:val="HTMLCode"/>
          <w:color w:val="666666"/>
        </w:rPr>
        <w:t>MouseListener</w:t>
      </w:r>
      <w:proofErr w:type="spellEnd"/>
    </w:p>
    <w:p w14:paraId="035BBE9D"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r>
        <w:rPr>
          <w:rStyle w:val="HTMLCode"/>
          <w:color w:val="666666"/>
        </w:rPr>
        <w:t>{</w:t>
      </w:r>
    </w:p>
    <w:p w14:paraId="71AC43CE"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r>
        <w:rPr>
          <w:rStyle w:val="HTMLCode"/>
          <w:color w:val="666666"/>
        </w:rPr>
        <w:t xml:space="preserve">  public void </w:t>
      </w:r>
      <w:proofErr w:type="spellStart"/>
      <w:proofErr w:type="gramStart"/>
      <w:r>
        <w:rPr>
          <w:rStyle w:val="HTMLCode"/>
          <w:color w:val="666666"/>
        </w:rPr>
        <w:t>mouseClicked</w:t>
      </w:r>
      <w:proofErr w:type="spellEnd"/>
      <w:r>
        <w:rPr>
          <w:rStyle w:val="HTMLCode"/>
          <w:color w:val="666666"/>
        </w:rPr>
        <w:t>(</w:t>
      </w:r>
      <w:proofErr w:type="spellStart"/>
      <w:proofErr w:type="gramEnd"/>
      <w:r>
        <w:rPr>
          <w:rStyle w:val="HTMLCode"/>
          <w:color w:val="666666"/>
        </w:rPr>
        <w:t>MouseEvent</w:t>
      </w:r>
      <w:proofErr w:type="spellEnd"/>
      <w:r>
        <w:rPr>
          <w:rStyle w:val="HTMLCode"/>
          <w:color w:val="666666"/>
        </w:rPr>
        <w:t xml:space="preserve"> me)</w:t>
      </w:r>
    </w:p>
    <w:p w14:paraId="78B22D91"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r>
        <w:rPr>
          <w:rStyle w:val="HTMLCode"/>
          <w:color w:val="666666"/>
        </w:rPr>
        <w:t xml:space="preserve">   {</w:t>
      </w:r>
    </w:p>
    <w:p w14:paraId="668B1E11"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r>
        <w:rPr>
          <w:rStyle w:val="HTMLCode"/>
          <w:color w:val="666666"/>
        </w:rPr>
        <w:lastRenderedPageBreak/>
        <w:t xml:space="preserve">     </w:t>
      </w:r>
      <w:proofErr w:type="spellStart"/>
      <w:r>
        <w:rPr>
          <w:rStyle w:val="HTMLCode"/>
          <w:color w:val="666666"/>
        </w:rPr>
        <w:t>System.out.println</w:t>
      </w:r>
      <w:proofErr w:type="spellEnd"/>
      <w:r>
        <w:rPr>
          <w:rStyle w:val="HTMLCode"/>
          <w:color w:val="666666"/>
        </w:rPr>
        <w:t>("Mouse Button is Clicked");</w:t>
      </w:r>
    </w:p>
    <w:p w14:paraId="020D5EE7"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r>
        <w:rPr>
          <w:rStyle w:val="HTMLCode"/>
          <w:color w:val="666666"/>
        </w:rPr>
        <w:t xml:space="preserve">   }</w:t>
      </w:r>
    </w:p>
    <w:p w14:paraId="55FE6689"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r>
        <w:rPr>
          <w:rStyle w:val="HTMLCode"/>
          <w:color w:val="666666"/>
        </w:rPr>
        <w:t xml:space="preserve">  public void </w:t>
      </w:r>
      <w:proofErr w:type="spellStart"/>
      <w:proofErr w:type="gramStart"/>
      <w:r>
        <w:rPr>
          <w:rStyle w:val="HTMLCode"/>
          <w:color w:val="666666"/>
        </w:rPr>
        <w:t>mousePressed</w:t>
      </w:r>
      <w:proofErr w:type="spellEnd"/>
      <w:r>
        <w:rPr>
          <w:rStyle w:val="HTMLCode"/>
          <w:color w:val="666666"/>
        </w:rPr>
        <w:t>(</w:t>
      </w:r>
      <w:proofErr w:type="spellStart"/>
      <w:proofErr w:type="gramEnd"/>
      <w:r>
        <w:rPr>
          <w:rStyle w:val="HTMLCode"/>
          <w:color w:val="666666"/>
        </w:rPr>
        <w:t>MouseEvent</w:t>
      </w:r>
      <w:proofErr w:type="spellEnd"/>
      <w:r>
        <w:rPr>
          <w:rStyle w:val="HTMLCode"/>
          <w:color w:val="666666"/>
        </w:rPr>
        <w:t xml:space="preserve"> me)</w:t>
      </w:r>
    </w:p>
    <w:p w14:paraId="1BB06C77"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r>
        <w:rPr>
          <w:rStyle w:val="HTMLCode"/>
          <w:color w:val="666666"/>
        </w:rPr>
        <w:t xml:space="preserve">   {</w:t>
      </w:r>
    </w:p>
    <w:p w14:paraId="5A3DE1C7"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r>
        <w:rPr>
          <w:rStyle w:val="HTMLCode"/>
          <w:color w:val="666666"/>
        </w:rPr>
        <w:t xml:space="preserve">     </w:t>
      </w:r>
      <w:proofErr w:type="spellStart"/>
      <w:r>
        <w:rPr>
          <w:rStyle w:val="HTMLCode"/>
          <w:color w:val="666666"/>
        </w:rPr>
        <w:t>System.out.println</w:t>
      </w:r>
      <w:proofErr w:type="spellEnd"/>
      <w:r>
        <w:rPr>
          <w:rStyle w:val="HTMLCode"/>
          <w:color w:val="666666"/>
        </w:rPr>
        <w:t>("Mouse Button is Pressed");</w:t>
      </w:r>
    </w:p>
    <w:p w14:paraId="130B7340"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r>
        <w:rPr>
          <w:rStyle w:val="HTMLCode"/>
          <w:color w:val="666666"/>
        </w:rPr>
        <w:t xml:space="preserve">   }</w:t>
      </w:r>
    </w:p>
    <w:p w14:paraId="39511D91"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r>
        <w:rPr>
          <w:rStyle w:val="HTMLCode"/>
          <w:color w:val="666666"/>
        </w:rPr>
        <w:t xml:space="preserve">public void </w:t>
      </w:r>
      <w:proofErr w:type="spellStart"/>
      <w:proofErr w:type="gramStart"/>
      <w:r>
        <w:rPr>
          <w:rStyle w:val="HTMLCode"/>
          <w:color w:val="666666"/>
        </w:rPr>
        <w:t>mouseReleased</w:t>
      </w:r>
      <w:proofErr w:type="spellEnd"/>
      <w:r>
        <w:rPr>
          <w:rStyle w:val="HTMLCode"/>
          <w:color w:val="666666"/>
        </w:rPr>
        <w:t>(</w:t>
      </w:r>
      <w:proofErr w:type="spellStart"/>
      <w:proofErr w:type="gramEnd"/>
      <w:r>
        <w:rPr>
          <w:rStyle w:val="HTMLCode"/>
          <w:color w:val="666666"/>
        </w:rPr>
        <w:t>MouseEvent</w:t>
      </w:r>
      <w:proofErr w:type="spellEnd"/>
      <w:r>
        <w:rPr>
          <w:rStyle w:val="HTMLCode"/>
          <w:color w:val="666666"/>
        </w:rPr>
        <w:t xml:space="preserve"> me)</w:t>
      </w:r>
    </w:p>
    <w:p w14:paraId="77E809CE"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r>
        <w:rPr>
          <w:rStyle w:val="HTMLCode"/>
          <w:color w:val="666666"/>
        </w:rPr>
        <w:t xml:space="preserve">   {</w:t>
      </w:r>
    </w:p>
    <w:p w14:paraId="1BCD24A4"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r>
        <w:rPr>
          <w:rStyle w:val="HTMLCode"/>
          <w:color w:val="666666"/>
        </w:rPr>
        <w:t xml:space="preserve">     </w:t>
      </w:r>
      <w:proofErr w:type="spellStart"/>
      <w:r>
        <w:rPr>
          <w:rStyle w:val="HTMLCode"/>
          <w:color w:val="666666"/>
        </w:rPr>
        <w:t>System.out.println</w:t>
      </w:r>
      <w:proofErr w:type="spellEnd"/>
      <w:r>
        <w:rPr>
          <w:rStyle w:val="HTMLCode"/>
          <w:color w:val="666666"/>
        </w:rPr>
        <w:t>("Mouse Button is Released");</w:t>
      </w:r>
    </w:p>
    <w:p w14:paraId="28036459"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r>
        <w:rPr>
          <w:rStyle w:val="HTMLCode"/>
          <w:color w:val="666666"/>
        </w:rPr>
        <w:t xml:space="preserve">   }</w:t>
      </w:r>
    </w:p>
    <w:p w14:paraId="252D69B9"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r>
        <w:rPr>
          <w:rStyle w:val="HTMLCode"/>
          <w:color w:val="666666"/>
        </w:rPr>
        <w:t xml:space="preserve">public void </w:t>
      </w:r>
      <w:proofErr w:type="spellStart"/>
      <w:proofErr w:type="gramStart"/>
      <w:r>
        <w:rPr>
          <w:rStyle w:val="HTMLCode"/>
          <w:color w:val="666666"/>
        </w:rPr>
        <w:t>mouseEntered</w:t>
      </w:r>
      <w:proofErr w:type="spellEnd"/>
      <w:r>
        <w:rPr>
          <w:rStyle w:val="HTMLCode"/>
          <w:color w:val="666666"/>
        </w:rPr>
        <w:t>(</w:t>
      </w:r>
      <w:proofErr w:type="spellStart"/>
      <w:proofErr w:type="gramEnd"/>
      <w:r>
        <w:rPr>
          <w:rStyle w:val="HTMLCode"/>
          <w:color w:val="666666"/>
        </w:rPr>
        <w:t>MouseEvent</w:t>
      </w:r>
      <w:proofErr w:type="spellEnd"/>
      <w:r>
        <w:rPr>
          <w:rStyle w:val="HTMLCode"/>
          <w:color w:val="666666"/>
        </w:rPr>
        <w:t xml:space="preserve"> me)</w:t>
      </w:r>
    </w:p>
    <w:p w14:paraId="5A3DAB4F"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r>
        <w:rPr>
          <w:rStyle w:val="HTMLCode"/>
          <w:color w:val="666666"/>
        </w:rPr>
        <w:t xml:space="preserve">   {</w:t>
      </w:r>
    </w:p>
    <w:p w14:paraId="0AE1CC05"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r>
        <w:rPr>
          <w:rStyle w:val="HTMLCode"/>
          <w:color w:val="666666"/>
        </w:rPr>
        <w:t xml:space="preserve">     </w:t>
      </w:r>
      <w:proofErr w:type="spellStart"/>
      <w:r>
        <w:rPr>
          <w:rStyle w:val="HTMLCode"/>
          <w:color w:val="666666"/>
        </w:rPr>
        <w:t>System.out.println</w:t>
      </w:r>
      <w:proofErr w:type="spellEnd"/>
      <w:r>
        <w:rPr>
          <w:rStyle w:val="HTMLCode"/>
          <w:color w:val="666666"/>
        </w:rPr>
        <w:t>("Mouse Pointer Entered in Frame");</w:t>
      </w:r>
    </w:p>
    <w:p w14:paraId="135C98E3"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r>
        <w:rPr>
          <w:rStyle w:val="HTMLCode"/>
          <w:color w:val="666666"/>
        </w:rPr>
        <w:t xml:space="preserve">   }  </w:t>
      </w:r>
    </w:p>
    <w:p w14:paraId="6261F15D"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r>
        <w:rPr>
          <w:rStyle w:val="HTMLCode"/>
          <w:color w:val="666666"/>
        </w:rPr>
        <w:t xml:space="preserve">public void </w:t>
      </w:r>
      <w:proofErr w:type="spellStart"/>
      <w:proofErr w:type="gramStart"/>
      <w:r>
        <w:rPr>
          <w:rStyle w:val="HTMLCode"/>
          <w:color w:val="666666"/>
        </w:rPr>
        <w:t>mouseExited</w:t>
      </w:r>
      <w:proofErr w:type="spellEnd"/>
      <w:r>
        <w:rPr>
          <w:rStyle w:val="HTMLCode"/>
          <w:color w:val="666666"/>
        </w:rPr>
        <w:t>(</w:t>
      </w:r>
      <w:proofErr w:type="spellStart"/>
      <w:proofErr w:type="gramEnd"/>
      <w:r>
        <w:rPr>
          <w:rStyle w:val="HTMLCode"/>
          <w:color w:val="666666"/>
        </w:rPr>
        <w:t>MouseEvent</w:t>
      </w:r>
      <w:proofErr w:type="spellEnd"/>
      <w:r>
        <w:rPr>
          <w:rStyle w:val="HTMLCode"/>
          <w:color w:val="666666"/>
        </w:rPr>
        <w:t xml:space="preserve"> me)</w:t>
      </w:r>
    </w:p>
    <w:p w14:paraId="62755FC3"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r>
        <w:rPr>
          <w:rStyle w:val="HTMLCode"/>
          <w:color w:val="666666"/>
        </w:rPr>
        <w:t xml:space="preserve">   {</w:t>
      </w:r>
    </w:p>
    <w:p w14:paraId="4BE7BA05"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r>
        <w:rPr>
          <w:rStyle w:val="HTMLCode"/>
          <w:color w:val="666666"/>
        </w:rPr>
        <w:t xml:space="preserve">     </w:t>
      </w:r>
      <w:proofErr w:type="spellStart"/>
      <w:r>
        <w:rPr>
          <w:rStyle w:val="HTMLCode"/>
          <w:color w:val="666666"/>
        </w:rPr>
        <w:t>System.out.println</w:t>
      </w:r>
      <w:proofErr w:type="spellEnd"/>
      <w:r>
        <w:rPr>
          <w:rStyle w:val="HTMLCode"/>
          <w:color w:val="666666"/>
        </w:rPr>
        <w:t>("Mouse Pointer is Exited");</w:t>
      </w:r>
    </w:p>
    <w:p w14:paraId="13D8272A"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r>
        <w:rPr>
          <w:rStyle w:val="HTMLCode"/>
          <w:color w:val="666666"/>
        </w:rPr>
        <w:t xml:space="preserve">   }   </w:t>
      </w:r>
    </w:p>
    <w:p w14:paraId="66632576" w14:textId="77777777" w:rsidR="00256ED9" w:rsidRDefault="00256ED9" w:rsidP="00256ED9">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rPr>
          <w:rStyle w:val="HTMLCode"/>
          <w:color w:val="666666"/>
        </w:rPr>
      </w:pPr>
      <w:r>
        <w:rPr>
          <w:rStyle w:val="HTMLCode"/>
          <w:color w:val="666666"/>
        </w:rPr>
        <w:t>}</w:t>
      </w:r>
    </w:p>
    <w:p w14:paraId="04A10A58" w14:textId="77777777" w:rsidR="00256ED9" w:rsidRDefault="00256ED9" w:rsidP="00256ED9">
      <w:pPr>
        <w:pStyle w:val="NormalWeb"/>
        <w:spacing w:before="0" w:beforeAutospacing="0" w:after="150" w:afterAutospacing="0" w:line="330" w:lineRule="atLeast"/>
        <w:rPr>
          <w:rFonts w:ascii="Arial" w:hAnsi="Arial" w:cs="Arial"/>
          <w:color w:val="666666"/>
          <w:sz w:val="21"/>
          <w:szCs w:val="21"/>
        </w:rPr>
      </w:pPr>
      <w:r>
        <w:rPr>
          <w:rFonts w:ascii="Arial" w:hAnsi="Arial" w:cs="Arial"/>
          <w:color w:val="666666"/>
          <w:sz w:val="21"/>
          <w:szCs w:val="21"/>
        </w:rPr>
        <w:t xml:space="preserve">In above code </w:t>
      </w:r>
      <w:proofErr w:type="spellStart"/>
      <w:r>
        <w:rPr>
          <w:rFonts w:ascii="Arial" w:hAnsi="Arial" w:cs="Arial"/>
          <w:color w:val="666666"/>
          <w:sz w:val="21"/>
          <w:szCs w:val="21"/>
        </w:rPr>
        <w:t>MouseListener</w:t>
      </w:r>
      <w:proofErr w:type="spellEnd"/>
      <w:r>
        <w:rPr>
          <w:rFonts w:ascii="Arial" w:hAnsi="Arial" w:cs="Arial"/>
          <w:color w:val="666666"/>
          <w:sz w:val="21"/>
          <w:szCs w:val="21"/>
        </w:rPr>
        <w:t xml:space="preserve"> interface is implemented in class </w:t>
      </w:r>
      <w:proofErr w:type="spellStart"/>
      <w:r>
        <w:rPr>
          <w:rFonts w:ascii="Arial" w:hAnsi="Arial" w:cs="Arial"/>
          <w:color w:val="666666"/>
          <w:sz w:val="21"/>
          <w:szCs w:val="21"/>
        </w:rPr>
        <w:t>mouseHandler</w:t>
      </w:r>
      <w:proofErr w:type="spellEnd"/>
    </w:p>
    <w:p w14:paraId="311689B7" w14:textId="77777777" w:rsidR="00256ED9" w:rsidRDefault="00256ED9" w:rsidP="00A7683E">
      <w:pPr>
        <w:rPr>
          <w:noProof/>
        </w:rPr>
      </w:pPr>
    </w:p>
    <w:p w14:paraId="48AE10B7" w14:textId="77777777" w:rsidR="00256ED9" w:rsidRDefault="00256ED9" w:rsidP="00A7683E">
      <w:pPr>
        <w:rPr>
          <w:noProof/>
        </w:rPr>
      </w:pPr>
    </w:p>
    <w:p w14:paraId="58C41126" w14:textId="77777777" w:rsidR="00256ED9" w:rsidRDefault="00256ED9" w:rsidP="00A7683E">
      <w:r>
        <w:lastRenderedPageBreak/>
        <w:t xml:space="preserve"> </w:t>
      </w:r>
      <w:r w:rsidR="00D42F99">
        <w:rPr>
          <w:noProof/>
        </w:rPr>
        <w:drawing>
          <wp:inline distT="0" distB="0" distL="0" distR="0" wp14:anchorId="5A83F5E4" wp14:editId="137D2118">
            <wp:extent cx="5848350" cy="364807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848350" cy="3648075"/>
                    </a:xfrm>
                    <a:prstGeom prst="rect">
                      <a:avLst/>
                    </a:prstGeom>
                    <a:noFill/>
                    <a:ln w="9525">
                      <a:noFill/>
                      <a:miter lim="800000"/>
                      <a:headEnd/>
                      <a:tailEnd/>
                    </a:ln>
                  </pic:spPr>
                </pic:pic>
              </a:graphicData>
            </a:graphic>
          </wp:inline>
        </w:drawing>
      </w:r>
    </w:p>
    <w:p w14:paraId="74D2C262" w14:textId="77777777" w:rsidR="00A7683E" w:rsidRDefault="00256ED9" w:rsidP="00256ED9">
      <w:pPr>
        <w:tabs>
          <w:tab w:val="left" w:pos="1305"/>
        </w:tabs>
      </w:pPr>
      <w:r>
        <w:tab/>
      </w:r>
      <w:r w:rsidRPr="00256ED9">
        <w:rPr>
          <w:noProof/>
        </w:rPr>
        <w:drawing>
          <wp:inline distT="0" distB="0" distL="0" distR="0" wp14:anchorId="426B5376" wp14:editId="2A6DA31F">
            <wp:extent cx="3114675" cy="1466850"/>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3114675" cy="1466850"/>
                    </a:xfrm>
                    <a:prstGeom prst="rect">
                      <a:avLst/>
                    </a:prstGeom>
                    <a:noFill/>
                    <a:ln w="9525">
                      <a:noFill/>
                      <a:miter lim="800000"/>
                      <a:headEnd/>
                      <a:tailEnd/>
                    </a:ln>
                  </pic:spPr>
                </pic:pic>
              </a:graphicData>
            </a:graphic>
          </wp:inline>
        </w:drawing>
      </w:r>
    </w:p>
    <w:p w14:paraId="547812CD" w14:textId="77777777" w:rsidR="00256ED9" w:rsidRDefault="00256ED9" w:rsidP="00256ED9">
      <w:pPr>
        <w:tabs>
          <w:tab w:val="left" w:pos="1305"/>
        </w:tabs>
      </w:pPr>
      <w:r>
        <w:rPr>
          <w:noProof/>
        </w:rPr>
        <w:drawing>
          <wp:inline distT="0" distB="0" distL="0" distR="0" wp14:anchorId="4B179A27" wp14:editId="6381A55B">
            <wp:extent cx="3524250" cy="19716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3524250" cy="1971675"/>
                    </a:xfrm>
                    <a:prstGeom prst="rect">
                      <a:avLst/>
                    </a:prstGeom>
                    <a:noFill/>
                    <a:ln w="9525">
                      <a:noFill/>
                      <a:miter lim="800000"/>
                      <a:headEnd/>
                      <a:tailEnd/>
                    </a:ln>
                  </pic:spPr>
                </pic:pic>
              </a:graphicData>
            </a:graphic>
          </wp:inline>
        </w:drawing>
      </w:r>
    </w:p>
    <w:p w14:paraId="1D761D37" w14:textId="77777777" w:rsidR="007952F1" w:rsidRDefault="00256ED9" w:rsidP="00256ED9">
      <w:pPr>
        <w:tabs>
          <w:tab w:val="left" w:pos="1830"/>
        </w:tabs>
      </w:pPr>
      <w:r>
        <w:rPr>
          <w:noProof/>
        </w:rPr>
        <w:lastRenderedPageBreak/>
        <w:drawing>
          <wp:inline distT="0" distB="0" distL="0" distR="0" wp14:anchorId="7FB17011" wp14:editId="55253E7A">
            <wp:extent cx="3562350" cy="1533525"/>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3562350" cy="1533525"/>
                    </a:xfrm>
                    <a:prstGeom prst="rect">
                      <a:avLst/>
                    </a:prstGeom>
                    <a:noFill/>
                    <a:ln w="9525">
                      <a:noFill/>
                      <a:miter lim="800000"/>
                      <a:headEnd/>
                      <a:tailEnd/>
                    </a:ln>
                  </pic:spPr>
                </pic:pic>
              </a:graphicData>
            </a:graphic>
          </wp:inline>
        </w:drawing>
      </w:r>
      <w:r>
        <w:tab/>
      </w:r>
    </w:p>
    <w:p w14:paraId="574B792E" w14:textId="77777777" w:rsidR="007952F1" w:rsidRDefault="007952F1" w:rsidP="00256ED9">
      <w:pPr>
        <w:tabs>
          <w:tab w:val="left" w:pos="1830"/>
        </w:tabs>
      </w:pPr>
    </w:p>
    <w:p w14:paraId="0574CE61" w14:textId="77777777" w:rsidR="007952F1" w:rsidRDefault="00256ED9" w:rsidP="00256ED9">
      <w:pPr>
        <w:tabs>
          <w:tab w:val="left" w:pos="1830"/>
        </w:tabs>
      </w:pPr>
      <w:r>
        <w:rPr>
          <w:noProof/>
        </w:rPr>
        <w:drawing>
          <wp:inline distT="0" distB="0" distL="0" distR="0" wp14:anchorId="10DAA35E" wp14:editId="2EBA06D8">
            <wp:extent cx="5305425" cy="211455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305425" cy="2114550"/>
                    </a:xfrm>
                    <a:prstGeom prst="rect">
                      <a:avLst/>
                    </a:prstGeom>
                    <a:noFill/>
                    <a:ln w="9525">
                      <a:noFill/>
                      <a:miter lim="800000"/>
                      <a:headEnd/>
                      <a:tailEnd/>
                    </a:ln>
                  </pic:spPr>
                </pic:pic>
              </a:graphicData>
            </a:graphic>
          </wp:inline>
        </w:drawing>
      </w:r>
    </w:p>
    <w:p w14:paraId="6D1E0B98" w14:textId="77777777" w:rsidR="007952F1" w:rsidRPr="00C82485" w:rsidRDefault="007952F1" w:rsidP="007952F1">
      <w:pPr>
        <w:rPr>
          <w:b/>
          <w:sz w:val="32"/>
        </w:rPr>
      </w:pPr>
      <w:r w:rsidRPr="00C82485">
        <w:rPr>
          <w:b/>
          <w:sz w:val="32"/>
        </w:rPr>
        <w:t xml:space="preserve">Key event class and listener </w:t>
      </w:r>
    </w:p>
    <w:p w14:paraId="34AFB470" w14:textId="77777777" w:rsidR="007952F1" w:rsidRDefault="007952F1" w:rsidP="007952F1"/>
    <w:p w14:paraId="53AA0E05" w14:textId="77777777" w:rsidR="00256ED9" w:rsidRDefault="007E205E" w:rsidP="007952F1">
      <w:pPr>
        <w:ind w:firstLine="720"/>
      </w:pPr>
      <w:r>
        <w:rPr>
          <w:noProof/>
        </w:rPr>
        <w:drawing>
          <wp:inline distT="0" distB="0" distL="0" distR="0" wp14:anchorId="31A56110" wp14:editId="30897F6D">
            <wp:extent cx="5372100" cy="2543175"/>
            <wp:effectExtent l="1905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5372100" cy="2543175"/>
                    </a:xfrm>
                    <a:prstGeom prst="rect">
                      <a:avLst/>
                    </a:prstGeom>
                    <a:noFill/>
                    <a:ln w="9525">
                      <a:noFill/>
                      <a:miter lim="800000"/>
                      <a:headEnd/>
                      <a:tailEnd/>
                    </a:ln>
                  </pic:spPr>
                </pic:pic>
              </a:graphicData>
            </a:graphic>
          </wp:inline>
        </w:drawing>
      </w:r>
    </w:p>
    <w:p w14:paraId="3DE8ADC8" w14:textId="77777777" w:rsidR="007E205E" w:rsidRDefault="007E205E" w:rsidP="007952F1">
      <w:pPr>
        <w:ind w:firstLine="720"/>
      </w:pPr>
      <w:r>
        <w:rPr>
          <w:noProof/>
        </w:rPr>
        <w:lastRenderedPageBreak/>
        <w:drawing>
          <wp:inline distT="0" distB="0" distL="0" distR="0" wp14:anchorId="25EA3F8F" wp14:editId="269504F4">
            <wp:extent cx="4219575" cy="3095625"/>
            <wp:effectExtent l="19050" t="0" r="9525"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4219575" cy="3095625"/>
                    </a:xfrm>
                    <a:prstGeom prst="rect">
                      <a:avLst/>
                    </a:prstGeom>
                    <a:noFill/>
                    <a:ln w="9525">
                      <a:noFill/>
                      <a:miter lim="800000"/>
                      <a:headEnd/>
                      <a:tailEnd/>
                    </a:ln>
                  </pic:spPr>
                </pic:pic>
              </a:graphicData>
            </a:graphic>
          </wp:inline>
        </w:drawing>
      </w:r>
    </w:p>
    <w:p w14:paraId="225FB4F0" w14:textId="77777777" w:rsidR="007E205E" w:rsidRPr="007E205E" w:rsidRDefault="007E205E" w:rsidP="007E205E"/>
    <w:p w14:paraId="4CAD2883" w14:textId="77777777" w:rsidR="007E205E" w:rsidRDefault="007E205E" w:rsidP="007E205E"/>
    <w:p w14:paraId="29F814D0" w14:textId="77777777" w:rsidR="008B7D08" w:rsidRDefault="007E205E" w:rsidP="007E205E">
      <w:pPr>
        <w:tabs>
          <w:tab w:val="left" w:pos="1725"/>
        </w:tabs>
      </w:pPr>
      <w:r>
        <w:tab/>
      </w:r>
      <w:r>
        <w:rPr>
          <w:noProof/>
        </w:rPr>
        <w:drawing>
          <wp:inline distT="0" distB="0" distL="0" distR="0" wp14:anchorId="3DEBBA5D" wp14:editId="175964B1">
            <wp:extent cx="3552825" cy="847725"/>
            <wp:effectExtent l="19050" t="0" r="9525"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3552825" cy="847725"/>
                    </a:xfrm>
                    <a:prstGeom prst="rect">
                      <a:avLst/>
                    </a:prstGeom>
                    <a:noFill/>
                    <a:ln w="9525">
                      <a:noFill/>
                      <a:miter lim="800000"/>
                      <a:headEnd/>
                      <a:tailEnd/>
                    </a:ln>
                  </pic:spPr>
                </pic:pic>
              </a:graphicData>
            </a:graphic>
          </wp:inline>
        </w:drawing>
      </w:r>
    </w:p>
    <w:p w14:paraId="2D4346A1" w14:textId="77777777" w:rsidR="008B7D08" w:rsidRPr="008B7D08" w:rsidRDefault="008B7D08" w:rsidP="008B7D08"/>
    <w:p w14:paraId="08F96AE1" w14:textId="77777777" w:rsidR="008B7D08" w:rsidRDefault="008B7D08" w:rsidP="008B7D08"/>
    <w:p w14:paraId="6385EBCA" w14:textId="77777777" w:rsidR="008B7D08" w:rsidRDefault="008B7D08" w:rsidP="008B7D08"/>
    <w:p w14:paraId="23B38B1D" w14:textId="77777777" w:rsidR="008B7D08" w:rsidRDefault="008B7D08" w:rsidP="008B7D08"/>
    <w:p w14:paraId="39EC8C23" w14:textId="77777777" w:rsidR="008B7D08" w:rsidRDefault="008B7D08" w:rsidP="008B7D08"/>
    <w:p w14:paraId="42C8E1D2" w14:textId="77777777" w:rsidR="008B7D08" w:rsidRDefault="008B7D08" w:rsidP="008B7D08"/>
    <w:p w14:paraId="2F8C1D97" w14:textId="77777777" w:rsidR="008B7D08" w:rsidRDefault="008B7D08" w:rsidP="008B7D08"/>
    <w:p w14:paraId="2D57FDB4" w14:textId="77777777" w:rsidR="008B7D08" w:rsidRDefault="008B7D08" w:rsidP="008B7D08"/>
    <w:p w14:paraId="23AC9FAF" w14:textId="77777777" w:rsidR="008B7D08" w:rsidRDefault="008B7D08" w:rsidP="008B7D08"/>
    <w:p w14:paraId="3076C661" w14:textId="77777777" w:rsidR="008B7D08" w:rsidRDefault="008B7D08" w:rsidP="008B7D08"/>
    <w:p w14:paraId="57A54DDB" w14:textId="77777777" w:rsidR="008B7D08" w:rsidRDefault="008B7D08" w:rsidP="008B7D08"/>
    <w:p w14:paraId="7BA8A37F" w14:textId="77777777" w:rsidR="008B7D08" w:rsidRDefault="008B7D08" w:rsidP="008B7D08">
      <w:r>
        <w:rPr>
          <w:noProof/>
        </w:rPr>
        <w:drawing>
          <wp:inline distT="0" distB="0" distL="0" distR="0" wp14:anchorId="5B78AB26" wp14:editId="3F4AAA45">
            <wp:extent cx="5943600" cy="275272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5943600" cy="2752725"/>
                    </a:xfrm>
                    <a:prstGeom prst="rect">
                      <a:avLst/>
                    </a:prstGeom>
                    <a:noFill/>
                    <a:ln w="9525">
                      <a:noFill/>
                      <a:miter lim="800000"/>
                      <a:headEnd/>
                      <a:tailEnd/>
                    </a:ln>
                  </pic:spPr>
                </pic:pic>
              </a:graphicData>
            </a:graphic>
          </wp:inline>
        </w:drawing>
      </w:r>
    </w:p>
    <w:p w14:paraId="0F953048" w14:textId="77777777" w:rsidR="008B7D08" w:rsidRDefault="008B7D08" w:rsidP="008B7D08">
      <w:pPr>
        <w:tabs>
          <w:tab w:val="left" w:pos="1515"/>
        </w:tabs>
      </w:pPr>
      <w:r>
        <w:tab/>
      </w:r>
      <w:r>
        <w:rPr>
          <w:rFonts w:ascii="Arial" w:hAnsi="Arial" w:cs="Arial"/>
          <w:color w:val="1E3948"/>
          <w:sz w:val="21"/>
          <w:szCs w:val="21"/>
          <w:shd w:val="clear" w:color="auto" w:fill="FFFFFF"/>
        </w:rPr>
        <w:t xml:space="preserve">ActionListener in Java is a class that is responsible in handling all action events such as when the user clicks on a component. Mostly, action listeners are used for </w:t>
      </w:r>
      <w:proofErr w:type="spellStart"/>
      <w:r>
        <w:rPr>
          <w:rFonts w:ascii="Arial" w:hAnsi="Arial" w:cs="Arial"/>
          <w:color w:val="1E3948"/>
          <w:sz w:val="21"/>
          <w:szCs w:val="21"/>
          <w:shd w:val="clear" w:color="auto" w:fill="FFFFFF"/>
        </w:rPr>
        <w:t>JButtons</w:t>
      </w:r>
      <w:proofErr w:type="spellEnd"/>
      <w:r>
        <w:rPr>
          <w:rFonts w:ascii="Arial" w:hAnsi="Arial" w:cs="Arial"/>
          <w:color w:val="1E3948"/>
          <w:sz w:val="21"/>
          <w:szCs w:val="21"/>
          <w:shd w:val="clear" w:color="auto" w:fill="FFFFFF"/>
        </w:rPr>
        <w:t xml:space="preserve">. An ActionListener can be used by the implements keyword to the class definition. It can also be use separately to the class by creating a new class that implements it. It should also be imported to your project. The method </w:t>
      </w:r>
      <w:proofErr w:type="spellStart"/>
      <w:r>
        <w:rPr>
          <w:rFonts w:ascii="Arial" w:hAnsi="Arial" w:cs="Arial"/>
          <w:color w:val="1E3948"/>
          <w:sz w:val="21"/>
          <w:szCs w:val="21"/>
          <w:shd w:val="clear" w:color="auto" w:fill="FFFFFF"/>
        </w:rPr>
        <w:t>actionPerformed</w:t>
      </w:r>
      <w:proofErr w:type="spellEnd"/>
      <w:r>
        <w:rPr>
          <w:rFonts w:ascii="Arial" w:hAnsi="Arial" w:cs="Arial"/>
          <w:color w:val="1E3948"/>
          <w:sz w:val="21"/>
          <w:szCs w:val="21"/>
          <w:shd w:val="clear" w:color="auto" w:fill="FFFFFF"/>
        </w:rPr>
        <w:t xml:space="preserve"> handles the all the actions, and also here, you will </w:t>
      </w:r>
      <w:proofErr w:type="gramStart"/>
      <w:r>
        <w:rPr>
          <w:rFonts w:ascii="Arial" w:hAnsi="Arial" w:cs="Arial"/>
          <w:color w:val="1E3948"/>
          <w:sz w:val="21"/>
          <w:szCs w:val="21"/>
          <w:shd w:val="clear" w:color="auto" w:fill="FFFFFF"/>
        </w:rPr>
        <w:t>defined</w:t>
      </w:r>
      <w:proofErr w:type="gramEnd"/>
      <w:r>
        <w:rPr>
          <w:rFonts w:ascii="Arial" w:hAnsi="Arial" w:cs="Arial"/>
          <w:color w:val="1E3948"/>
          <w:sz w:val="21"/>
          <w:szCs w:val="21"/>
          <w:shd w:val="clear" w:color="auto" w:fill="FFFFFF"/>
        </w:rPr>
        <w:t xml:space="preserve"> or write your own codes what will happened when an action </w:t>
      </w:r>
      <w:proofErr w:type="spellStart"/>
      <w:r>
        <w:rPr>
          <w:rFonts w:ascii="Arial" w:hAnsi="Arial" w:cs="Arial"/>
          <w:color w:val="1E3948"/>
          <w:sz w:val="21"/>
          <w:szCs w:val="21"/>
          <w:shd w:val="clear" w:color="auto" w:fill="FFFFFF"/>
        </w:rPr>
        <w:t>occured</w:t>
      </w:r>
      <w:proofErr w:type="spellEnd"/>
      <w:r>
        <w:rPr>
          <w:rFonts w:ascii="Arial" w:hAnsi="Arial" w:cs="Arial"/>
          <w:color w:val="1E3948"/>
          <w:sz w:val="21"/>
          <w:szCs w:val="21"/>
          <w:shd w:val="clear" w:color="auto" w:fill="FFFFFF"/>
        </w:rPr>
        <w:t>.</w:t>
      </w:r>
      <w:r>
        <w:rPr>
          <w:noProof/>
        </w:rPr>
        <w:drawing>
          <wp:inline distT="0" distB="0" distL="0" distR="0" wp14:anchorId="2E72EE43" wp14:editId="0A2B47FA">
            <wp:extent cx="5943600" cy="275272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5943600" cy="2752725"/>
                    </a:xfrm>
                    <a:prstGeom prst="rect">
                      <a:avLst/>
                    </a:prstGeom>
                    <a:noFill/>
                    <a:ln w="9525">
                      <a:noFill/>
                      <a:miter lim="800000"/>
                      <a:headEnd/>
                      <a:tailEnd/>
                    </a:ln>
                  </pic:spPr>
                </pic:pic>
              </a:graphicData>
            </a:graphic>
          </wp:inline>
        </w:drawing>
      </w:r>
    </w:p>
    <w:p w14:paraId="6969F86B" w14:textId="77777777" w:rsidR="008B7D08" w:rsidRDefault="008B7D08" w:rsidP="008B7D08"/>
    <w:p w14:paraId="216C1EE7" w14:textId="77777777" w:rsidR="008B7D08" w:rsidRDefault="008B7D08" w:rsidP="008B7D08">
      <w:pPr>
        <w:pStyle w:val="Heading3"/>
        <w:shd w:val="clear" w:color="auto" w:fill="FFFFFF"/>
        <w:spacing w:before="330" w:after="165"/>
        <w:rPr>
          <w:rFonts w:ascii="Arial" w:hAnsi="Arial" w:cs="Arial"/>
          <w:color w:val="1E3948"/>
          <w:sz w:val="24"/>
          <w:szCs w:val="24"/>
        </w:rPr>
      </w:pPr>
      <w:r>
        <w:tab/>
      </w:r>
      <w:r>
        <w:rPr>
          <w:rFonts w:ascii="Arial" w:hAnsi="Arial" w:cs="Arial"/>
          <w:color w:val="1E3948"/>
          <w:sz w:val="24"/>
          <w:szCs w:val="24"/>
        </w:rPr>
        <w:t>Implementing ActionListener in Java</w:t>
      </w:r>
    </w:p>
    <w:p w14:paraId="4BEA4B53" w14:textId="77777777" w:rsidR="008B7D08" w:rsidRDefault="008B7D08" w:rsidP="008B7D08">
      <w:pPr>
        <w:shd w:val="clear" w:color="auto" w:fill="FFFFFF"/>
        <w:rPr>
          <w:rFonts w:ascii="Arial" w:hAnsi="Arial" w:cs="Arial"/>
          <w:color w:val="1E3948"/>
          <w:sz w:val="21"/>
          <w:szCs w:val="21"/>
        </w:rPr>
      </w:pPr>
    </w:p>
    <w:tbl>
      <w:tblPr>
        <w:tblW w:w="11265" w:type="dxa"/>
        <w:tblCellMar>
          <w:left w:w="0" w:type="dxa"/>
          <w:right w:w="0" w:type="dxa"/>
        </w:tblCellMar>
        <w:tblLook w:val="04A0" w:firstRow="1" w:lastRow="0" w:firstColumn="1" w:lastColumn="0" w:noHBand="0" w:noVBand="1"/>
      </w:tblPr>
      <w:tblGrid>
        <w:gridCol w:w="600"/>
        <w:gridCol w:w="10665"/>
      </w:tblGrid>
      <w:tr w:rsidR="008B7D08" w14:paraId="1829E806" w14:textId="77777777" w:rsidTr="008B7D08">
        <w:tc>
          <w:tcPr>
            <w:tcW w:w="0" w:type="auto"/>
            <w:vAlign w:val="center"/>
            <w:hideMark/>
          </w:tcPr>
          <w:p w14:paraId="76588CF6" w14:textId="77777777" w:rsidR="008B7D08" w:rsidRDefault="008B7D08" w:rsidP="008B7D08">
            <w:r>
              <w:lastRenderedPageBreak/>
              <w:t>1</w:t>
            </w:r>
          </w:p>
          <w:p w14:paraId="3E24A317" w14:textId="77777777" w:rsidR="008B7D08" w:rsidRDefault="008B7D08" w:rsidP="008B7D08">
            <w:r>
              <w:t>2</w:t>
            </w:r>
          </w:p>
          <w:p w14:paraId="1E918E96" w14:textId="77777777" w:rsidR="008B7D08" w:rsidRDefault="008B7D08" w:rsidP="008B7D08">
            <w:r>
              <w:t>3</w:t>
            </w:r>
          </w:p>
          <w:p w14:paraId="5117D32D" w14:textId="77777777" w:rsidR="008B7D08" w:rsidRDefault="008B7D08" w:rsidP="008B7D08">
            <w:r>
              <w:t>4</w:t>
            </w:r>
          </w:p>
          <w:p w14:paraId="1A0D5884" w14:textId="77777777" w:rsidR="008B7D08" w:rsidRDefault="008B7D08" w:rsidP="008B7D08">
            <w:r>
              <w:t>5</w:t>
            </w:r>
          </w:p>
          <w:p w14:paraId="0D097A67" w14:textId="77777777" w:rsidR="008B7D08" w:rsidRDefault="008B7D08" w:rsidP="008B7D08">
            <w:r>
              <w:t>6</w:t>
            </w:r>
          </w:p>
          <w:p w14:paraId="3FA9689B" w14:textId="77777777" w:rsidR="008B7D08" w:rsidRDefault="008B7D08" w:rsidP="008B7D08">
            <w:r>
              <w:t>7</w:t>
            </w:r>
          </w:p>
          <w:p w14:paraId="611EDC12" w14:textId="77777777" w:rsidR="008B7D08" w:rsidRDefault="008B7D08" w:rsidP="008B7D08">
            <w:r>
              <w:t>8</w:t>
            </w:r>
          </w:p>
          <w:p w14:paraId="77ED8F9A" w14:textId="77777777" w:rsidR="008B7D08" w:rsidRDefault="008B7D08" w:rsidP="008B7D08">
            <w:r>
              <w:t>9</w:t>
            </w:r>
          </w:p>
          <w:p w14:paraId="6FAB0AD1" w14:textId="77777777" w:rsidR="008B7D08" w:rsidRDefault="008B7D08" w:rsidP="008B7D08">
            <w:r>
              <w:t>10</w:t>
            </w:r>
          </w:p>
          <w:p w14:paraId="0FCAE825" w14:textId="77777777" w:rsidR="008B7D08" w:rsidRDefault="008B7D08" w:rsidP="008B7D08">
            <w:r>
              <w:t>11</w:t>
            </w:r>
          </w:p>
          <w:p w14:paraId="76387C6D" w14:textId="77777777" w:rsidR="008B7D08" w:rsidRDefault="008B7D08" w:rsidP="008B7D08">
            <w:r>
              <w:t>12</w:t>
            </w:r>
          </w:p>
          <w:p w14:paraId="700A4925" w14:textId="77777777" w:rsidR="008B7D08" w:rsidRDefault="008B7D08" w:rsidP="008B7D08">
            <w:r>
              <w:t>13</w:t>
            </w:r>
          </w:p>
          <w:p w14:paraId="55A511D7" w14:textId="77777777" w:rsidR="008B7D08" w:rsidRDefault="008B7D08" w:rsidP="008B7D08">
            <w:r>
              <w:t>14</w:t>
            </w:r>
          </w:p>
          <w:p w14:paraId="38AA599F" w14:textId="77777777" w:rsidR="008B7D08" w:rsidRDefault="008B7D08" w:rsidP="008B7D08">
            <w:r>
              <w:t>15</w:t>
            </w:r>
          </w:p>
          <w:p w14:paraId="7A3CED8B" w14:textId="77777777" w:rsidR="008B7D08" w:rsidRDefault="008B7D08" w:rsidP="008B7D08">
            <w:r>
              <w:t>16</w:t>
            </w:r>
          </w:p>
          <w:p w14:paraId="0E71E3F6" w14:textId="77777777" w:rsidR="008B7D08" w:rsidRDefault="008B7D08" w:rsidP="008B7D08">
            <w:r>
              <w:t>17</w:t>
            </w:r>
          </w:p>
          <w:p w14:paraId="42430E96" w14:textId="77777777" w:rsidR="008B7D08" w:rsidRDefault="008B7D08" w:rsidP="008B7D08">
            <w:r>
              <w:t>18</w:t>
            </w:r>
          </w:p>
          <w:p w14:paraId="21936F81" w14:textId="77777777" w:rsidR="008B7D08" w:rsidRDefault="008B7D08" w:rsidP="008B7D08">
            <w:r>
              <w:t>19</w:t>
            </w:r>
          </w:p>
          <w:p w14:paraId="302967A1" w14:textId="77777777" w:rsidR="008B7D08" w:rsidRDefault="008B7D08" w:rsidP="008B7D08">
            <w:r>
              <w:t>20</w:t>
            </w:r>
          </w:p>
          <w:p w14:paraId="3F795511" w14:textId="77777777" w:rsidR="008B7D08" w:rsidRDefault="008B7D08" w:rsidP="008B7D08">
            <w:r>
              <w:t>21</w:t>
            </w:r>
          </w:p>
          <w:p w14:paraId="2CC15541" w14:textId="77777777" w:rsidR="008B7D08" w:rsidRDefault="008B7D08" w:rsidP="008B7D08">
            <w:r>
              <w:t>22</w:t>
            </w:r>
          </w:p>
          <w:p w14:paraId="0FF05D8E" w14:textId="77777777" w:rsidR="008B7D08" w:rsidRDefault="008B7D08" w:rsidP="008B7D08">
            <w:r>
              <w:t>23</w:t>
            </w:r>
          </w:p>
          <w:p w14:paraId="1341DA3E" w14:textId="77777777" w:rsidR="008B7D08" w:rsidRDefault="008B7D08" w:rsidP="008B7D08">
            <w:r>
              <w:t>24</w:t>
            </w:r>
          </w:p>
          <w:p w14:paraId="605E4534" w14:textId="77777777" w:rsidR="008B7D08" w:rsidRDefault="008B7D08" w:rsidP="008B7D08">
            <w:r>
              <w:t>25</w:t>
            </w:r>
          </w:p>
          <w:p w14:paraId="1B91BD13" w14:textId="77777777" w:rsidR="008B7D08" w:rsidRDefault="008B7D08" w:rsidP="008B7D08">
            <w:r>
              <w:lastRenderedPageBreak/>
              <w:t>26</w:t>
            </w:r>
          </w:p>
          <w:p w14:paraId="410F4BEF" w14:textId="77777777" w:rsidR="008B7D08" w:rsidRDefault="008B7D08" w:rsidP="008B7D08">
            <w:r>
              <w:t>27</w:t>
            </w:r>
          </w:p>
          <w:p w14:paraId="02E0D4FD" w14:textId="77777777" w:rsidR="008B7D08" w:rsidRDefault="008B7D08" w:rsidP="008B7D08">
            <w:r>
              <w:t>28</w:t>
            </w:r>
          </w:p>
          <w:p w14:paraId="06579421" w14:textId="77777777" w:rsidR="008B7D08" w:rsidRDefault="008B7D08" w:rsidP="008B7D08">
            <w:r>
              <w:t>29</w:t>
            </w:r>
          </w:p>
          <w:p w14:paraId="68DA5B87" w14:textId="77777777" w:rsidR="008B7D08" w:rsidRDefault="008B7D08" w:rsidP="008B7D08">
            <w:r>
              <w:t>30</w:t>
            </w:r>
          </w:p>
          <w:p w14:paraId="1BF63AF4" w14:textId="77777777" w:rsidR="008B7D08" w:rsidRDefault="008B7D08" w:rsidP="008B7D08">
            <w:r>
              <w:t>31</w:t>
            </w:r>
          </w:p>
          <w:p w14:paraId="504062EE" w14:textId="77777777" w:rsidR="008B7D08" w:rsidRDefault="008B7D08" w:rsidP="008B7D08">
            <w:r>
              <w:t>32</w:t>
            </w:r>
          </w:p>
          <w:p w14:paraId="51201874" w14:textId="77777777" w:rsidR="008B7D08" w:rsidRDefault="008B7D08" w:rsidP="008B7D08">
            <w:r>
              <w:t>33</w:t>
            </w:r>
          </w:p>
          <w:p w14:paraId="57570BBB" w14:textId="77777777" w:rsidR="008B7D08" w:rsidRDefault="008B7D08" w:rsidP="008B7D08">
            <w:r>
              <w:t>34</w:t>
            </w:r>
          </w:p>
          <w:p w14:paraId="4169ECDC" w14:textId="77777777" w:rsidR="008B7D08" w:rsidRDefault="008B7D08" w:rsidP="008B7D08">
            <w:r>
              <w:t>35</w:t>
            </w:r>
          </w:p>
          <w:p w14:paraId="17B08B4B" w14:textId="77777777" w:rsidR="008B7D08" w:rsidRDefault="008B7D08" w:rsidP="008B7D08">
            <w:r>
              <w:t>36</w:t>
            </w:r>
          </w:p>
          <w:p w14:paraId="6ADC67C7" w14:textId="77777777" w:rsidR="008B7D08" w:rsidRDefault="008B7D08" w:rsidP="008B7D08">
            <w:r>
              <w:t>37</w:t>
            </w:r>
          </w:p>
          <w:p w14:paraId="24862B97" w14:textId="77777777" w:rsidR="008B7D08" w:rsidRDefault="008B7D08" w:rsidP="008B7D08">
            <w:r>
              <w:t>38</w:t>
            </w:r>
          </w:p>
          <w:p w14:paraId="4A4301B8" w14:textId="77777777" w:rsidR="008B7D08" w:rsidRPr="008B7D08" w:rsidRDefault="008B7D08" w:rsidP="008B7D08"/>
        </w:tc>
        <w:tc>
          <w:tcPr>
            <w:tcW w:w="10665" w:type="dxa"/>
            <w:vAlign w:val="center"/>
            <w:hideMark/>
          </w:tcPr>
          <w:p w14:paraId="07A5BCB9" w14:textId="77777777" w:rsidR="008B7D08" w:rsidRDefault="008B7D08" w:rsidP="008B7D08">
            <w:r>
              <w:rPr>
                <w:rStyle w:val="HTMLCode"/>
                <w:rFonts w:eastAsiaTheme="minorHAnsi"/>
              </w:rPr>
              <w:lastRenderedPageBreak/>
              <w:t>package</w:t>
            </w:r>
            <w:r>
              <w:t xml:space="preserve"> </w:t>
            </w:r>
            <w:proofErr w:type="spellStart"/>
            <w:proofErr w:type="gramStart"/>
            <w:r>
              <w:rPr>
                <w:rStyle w:val="HTMLCode"/>
                <w:rFonts w:eastAsiaTheme="minorHAnsi"/>
              </w:rPr>
              <w:t>com.javapointers</w:t>
            </w:r>
            <w:proofErr w:type="gramEnd"/>
            <w:r>
              <w:rPr>
                <w:rStyle w:val="HTMLCode"/>
                <w:rFonts w:eastAsiaTheme="minorHAnsi"/>
              </w:rPr>
              <w:t>.javase</w:t>
            </w:r>
            <w:proofErr w:type="spellEnd"/>
            <w:r>
              <w:rPr>
                <w:rStyle w:val="HTMLCode"/>
                <w:rFonts w:eastAsiaTheme="minorHAnsi"/>
              </w:rPr>
              <w:t>;</w:t>
            </w:r>
          </w:p>
          <w:p w14:paraId="7C45C69E" w14:textId="77777777" w:rsidR="008B7D08" w:rsidRDefault="008B7D08" w:rsidP="008B7D08">
            <w:r>
              <w:t> </w:t>
            </w:r>
          </w:p>
          <w:p w14:paraId="1BE18B32" w14:textId="77777777" w:rsidR="008B7D08" w:rsidRDefault="008B7D08" w:rsidP="008B7D08">
            <w:r>
              <w:rPr>
                <w:rStyle w:val="HTMLCode"/>
                <w:rFonts w:eastAsiaTheme="minorHAnsi"/>
              </w:rPr>
              <w:t>import</w:t>
            </w:r>
            <w:r>
              <w:t xml:space="preserve"> </w:t>
            </w:r>
            <w:proofErr w:type="spellStart"/>
            <w:proofErr w:type="gramStart"/>
            <w:r>
              <w:rPr>
                <w:rStyle w:val="HTMLCode"/>
                <w:rFonts w:eastAsiaTheme="minorHAnsi"/>
              </w:rPr>
              <w:t>java.awt.BorderLayout</w:t>
            </w:r>
            <w:proofErr w:type="spellEnd"/>
            <w:proofErr w:type="gramEnd"/>
            <w:r>
              <w:rPr>
                <w:rStyle w:val="HTMLCode"/>
                <w:rFonts w:eastAsiaTheme="minorHAnsi"/>
              </w:rPr>
              <w:t>;</w:t>
            </w:r>
          </w:p>
          <w:p w14:paraId="36A5B0F1" w14:textId="77777777" w:rsidR="008B7D08" w:rsidRDefault="008B7D08" w:rsidP="008B7D08">
            <w:r>
              <w:rPr>
                <w:rStyle w:val="HTMLCode"/>
                <w:rFonts w:eastAsiaTheme="minorHAnsi"/>
              </w:rPr>
              <w:t>import</w:t>
            </w:r>
            <w:r>
              <w:t xml:space="preserve"> </w:t>
            </w:r>
            <w:proofErr w:type="spellStart"/>
            <w:proofErr w:type="gramStart"/>
            <w:r>
              <w:rPr>
                <w:rStyle w:val="HTMLCode"/>
                <w:rFonts w:eastAsiaTheme="minorHAnsi"/>
              </w:rPr>
              <w:t>java.awt.event</w:t>
            </w:r>
            <w:proofErr w:type="gramEnd"/>
            <w:r>
              <w:rPr>
                <w:rStyle w:val="HTMLCode"/>
                <w:rFonts w:eastAsiaTheme="minorHAnsi"/>
              </w:rPr>
              <w:t>.ActionEvent</w:t>
            </w:r>
            <w:proofErr w:type="spellEnd"/>
            <w:r>
              <w:rPr>
                <w:rStyle w:val="HTMLCode"/>
                <w:rFonts w:eastAsiaTheme="minorHAnsi"/>
              </w:rPr>
              <w:t>;</w:t>
            </w:r>
          </w:p>
          <w:p w14:paraId="0D81D4BC" w14:textId="77777777" w:rsidR="008B7D08" w:rsidRDefault="008B7D08" w:rsidP="008B7D08">
            <w:r>
              <w:rPr>
                <w:rStyle w:val="HTMLCode"/>
                <w:rFonts w:eastAsiaTheme="minorHAnsi"/>
              </w:rPr>
              <w:t>import</w:t>
            </w:r>
            <w:r>
              <w:t xml:space="preserve"> </w:t>
            </w:r>
            <w:proofErr w:type="spellStart"/>
            <w:proofErr w:type="gramStart"/>
            <w:r>
              <w:rPr>
                <w:rStyle w:val="HTMLCode"/>
                <w:rFonts w:eastAsiaTheme="minorHAnsi"/>
              </w:rPr>
              <w:t>java.awt.event</w:t>
            </w:r>
            <w:proofErr w:type="gramEnd"/>
            <w:r>
              <w:rPr>
                <w:rStyle w:val="HTMLCode"/>
                <w:rFonts w:eastAsiaTheme="minorHAnsi"/>
              </w:rPr>
              <w:t>.ActionListener</w:t>
            </w:r>
            <w:proofErr w:type="spellEnd"/>
            <w:r>
              <w:rPr>
                <w:rStyle w:val="HTMLCode"/>
                <w:rFonts w:eastAsiaTheme="minorHAnsi"/>
              </w:rPr>
              <w:t>;</w:t>
            </w:r>
          </w:p>
          <w:p w14:paraId="48CAF934" w14:textId="77777777" w:rsidR="008B7D08" w:rsidRDefault="008B7D08" w:rsidP="008B7D08">
            <w:r>
              <w:rPr>
                <w:rStyle w:val="HTMLCode"/>
                <w:rFonts w:eastAsiaTheme="minorHAnsi"/>
              </w:rPr>
              <w:t>import</w:t>
            </w:r>
            <w:r>
              <w:t xml:space="preserve"> </w:t>
            </w:r>
            <w:proofErr w:type="spellStart"/>
            <w:proofErr w:type="gramStart"/>
            <w:r>
              <w:rPr>
                <w:rStyle w:val="HTMLCode"/>
                <w:rFonts w:eastAsiaTheme="minorHAnsi"/>
              </w:rPr>
              <w:t>javax.swing</w:t>
            </w:r>
            <w:proofErr w:type="gramEnd"/>
            <w:r>
              <w:rPr>
                <w:rStyle w:val="HTMLCode"/>
                <w:rFonts w:eastAsiaTheme="minorHAnsi"/>
              </w:rPr>
              <w:t>.JButton</w:t>
            </w:r>
            <w:proofErr w:type="spellEnd"/>
            <w:r>
              <w:rPr>
                <w:rStyle w:val="HTMLCode"/>
                <w:rFonts w:eastAsiaTheme="minorHAnsi"/>
              </w:rPr>
              <w:t>;</w:t>
            </w:r>
          </w:p>
          <w:p w14:paraId="2DC70F9E" w14:textId="77777777" w:rsidR="008B7D08" w:rsidRDefault="008B7D08" w:rsidP="008B7D08">
            <w:r>
              <w:rPr>
                <w:rStyle w:val="HTMLCode"/>
                <w:rFonts w:eastAsiaTheme="minorHAnsi"/>
              </w:rPr>
              <w:t>import</w:t>
            </w:r>
            <w:r>
              <w:t xml:space="preserve"> </w:t>
            </w:r>
            <w:proofErr w:type="spellStart"/>
            <w:proofErr w:type="gramStart"/>
            <w:r>
              <w:rPr>
                <w:rStyle w:val="HTMLCode"/>
                <w:rFonts w:eastAsiaTheme="minorHAnsi"/>
              </w:rPr>
              <w:t>javax.swing</w:t>
            </w:r>
            <w:proofErr w:type="gramEnd"/>
            <w:r>
              <w:rPr>
                <w:rStyle w:val="HTMLCode"/>
                <w:rFonts w:eastAsiaTheme="minorHAnsi"/>
              </w:rPr>
              <w:t>.JFrame</w:t>
            </w:r>
            <w:proofErr w:type="spellEnd"/>
            <w:r>
              <w:rPr>
                <w:rStyle w:val="HTMLCode"/>
                <w:rFonts w:eastAsiaTheme="minorHAnsi"/>
              </w:rPr>
              <w:t>;</w:t>
            </w:r>
          </w:p>
          <w:p w14:paraId="48AEDE10" w14:textId="77777777" w:rsidR="008B7D08" w:rsidRDefault="008B7D08" w:rsidP="008B7D08">
            <w:r>
              <w:rPr>
                <w:rStyle w:val="HTMLCode"/>
                <w:rFonts w:eastAsiaTheme="minorHAnsi"/>
              </w:rPr>
              <w:t>import</w:t>
            </w:r>
            <w:r>
              <w:t xml:space="preserve"> </w:t>
            </w:r>
            <w:proofErr w:type="spellStart"/>
            <w:proofErr w:type="gramStart"/>
            <w:r>
              <w:rPr>
                <w:rStyle w:val="HTMLCode"/>
                <w:rFonts w:eastAsiaTheme="minorHAnsi"/>
              </w:rPr>
              <w:t>javax.swing</w:t>
            </w:r>
            <w:proofErr w:type="gramEnd"/>
            <w:r>
              <w:rPr>
                <w:rStyle w:val="HTMLCode"/>
                <w:rFonts w:eastAsiaTheme="minorHAnsi"/>
              </w:rPr>
              <w:t>.JTextArea</w:t>
            </w:r>
            <w:proofErr w:type="spellEnd"/>
            <w:r>
              <w:rPr>
                <w:rStyle w:val="HTMLCode"/>
                <w:rFonts w:eastAsiaTheme="minorHAnsi"/>
              </w:rPr>
              <w:t>;</w:t>
            </w:r>
          </w:p>
          <w:p w14:paraId="7789F875" w14:textId="77777777" w:rsidR="008B7D08" w:rsidRDefault="008B7D08" w:rsidP="008B7D08">
            <w:r>
              <w:t> </w:t>
            </w:r>
          </w:p>
          <w:p w14:paraId="030D88E2" w14:textId="77777777" w:rsidR="008B7D08" w:rsidRDefault="008B7D08" w:rsidP="008B7D08">
            <w:r>
              <w:rPr>
                <w:rStyle w:val="HTMLCode"/>
                <w:rFonts w:eastAsiaTheme="minorHAnsi"/>
              </w:rPr>
              <w:t>public</w:t>
            </w:r>
            <w:r>
              <w:t xml:space="preserve"> </w:t>
            </w:r>
            <w:r>
              <w:rPr>
                <w:rStyle w:val="HTMLCode"/>
                <w:rFonts w:eastAsiaTheme="minorHAnsi"/>
              </w:rPr>
              <w:t>class</w:t>
            </w:r>
            <w:r>
              <w:t xml:space="preserve"> </w:t>
            </w:r>
            <w:proofErr w:type="spellStart"/>
            <w:r>
              <w:rPr>
                <w:rStyle w:val="HTMLCode"/>
                <w:rFonts w:eastAsiaTheme="minorHAnsi"/>
              </w:rPr>
              <w:t>ActionListenerTest</w:t>
            </w:r>
            <w:proofErr w:type="spellEnd"/>
            <w:r>
              <w:rPr>
                <w:rStyle w:val="HTMLCode"/>
                <w:rFonts w:eastAsiaTheme="minorHAnsi"/>
              </w:rPr>
              <w:t xml:space="preserve"> implements</w:t>
            </w:r>
            <w:r>
              <w:t xml:space="preserve"> </w:t>
            </w:r>
            <w:r>
              <w:rPr>
                <w:rStyle w:val="HTMLCode"/>
                <w:rFonts w:eastAsiaTheme="minorHAnsi"/>
              </w:rPr>
              <w:t>ActionListener {</w:t>
            </w:r>
          </w:p>
          <w:p w14:paraId="3948FAA1" w14:textId="77777777" w:rsidR="008B7D08" w:rsidRDefault="008B7D08" w:rsidP="008B7D08">
            <w:r>
              <w:t> </w:t>
            </w:r>
          </w:p>
          <w:p w14:paraId="3FC3B2A1" w14:textId="77777777" w:rsidR="008B7D08" w:rsidRDefault="008B7D08" w:rsidP="008B7D08">
            <w:r>
              <w:rPr>
                <w:rStyle w:val="HTMLCode"/>
                <w:rFonts w:eastAsiaTheme="minorHAnsi"/>
                <w:color w:val="C7254E"/>
              </w:rPr>
              <w:t>    </w:t>
            </w:r>
            <w:proofErr w:type="spellStart"/>
            <w:r>
              <w:rPr>
                <w:rStyle w:val="HTMLCode"/>
                <w:rFonts w:eastAsiaTheme="minorHAnsi"/>
              </w:rPr>
              <w:t>JButton</w:t>
            </w:r>
            <w:proofErr w:type="spellEnd"/>
            <w:r>
              <w:rPr>
                <w:rStyle w:val="HTMLCode"/>
                <w:rFonts w:eastAsiaTheme="minorHAnsi"/>
              </w:rPr>
              <w:t xml:space="preserve"> button;</w:t>
            </w:r>
          </w:p>
          <w:p w14:paraId="51A8A78C" w14:textId="77777777" w:rsidR="008B7D08" w:rsidRDefault="008B7D08" w:rsidP="008B7D08">
            <w:r>
              <w:rPr>
                <w:rStyle w:val="HTMLCode"/>
                <w:rFonts w:eastAsiaTheme="minorHAnsi"/>
                <w:color w:val="C7254E"/>
              </w:rPr>
              <w:t>    </w:t>
            </w:r>
            <w:proofErr w:type="spellStart"/>
            <w:r>
              <w:rPr>
                <w:rStyle w:val="HTMLCode"/>
                <w:rFonts w:eastAsiaTheme="minorHAnsi"/>
              </w:rPr>
              <w:t>JFrame</w:t>
            </w:r>
            <w:proofErr w:type="spellEnd"/>
            <w:r>
              <w:rPr>
                <w:rStyle w:val="HTMLCode"/>
                <w:rFonts w:eastAsiaTheme="minorHAnsi"/>
              </w:rPr>
              <w:t xml:space="preserve"> frame;</w:t>
            </w:r>
          </w:p>
          <w:p w14:paraId="4E3096A0" w14:textId="77777777" w:rsidR="008B7D08" w:rsidRDefault="008B7D08" w:rsidP="008B7D08">
            <w:r>
              <w:rPr>
                <w:rStyle w:val="HTMLCode"/>
                <w:rFonts w:eastAsiaTheme="minorHAnsi"/>
                <w:color w:val="C7254E"/>
              </w:rPr>
              <w:t>    </w:t>
            </w:r>
            <w:proofErr w:type="spellStart"/>
            <w:r>
              <w:rPr>
                <w:rStyle w:val="HTMLCode"/>
                <w:rFonts w:eastAsiaTheme="minorHAnsi"/>
              </w:rPr>
              <w:t>JTextArea</w:t>
            </w:r>
            <w:proofErr w:type="spellEnd"/>
            <w:r>
              <w:rPr>
                <w:rStyle w:val="HTMLCode"/>
                <w:rFonts w:eastAsiaTheme="minorHAnsi"/>
              </w:rPr>
              <w:t xml:space="preserve"> </w:t>
            </w:r>
            <w:proofErr w:type="spellStart"/>
            <w:r>
              <w:rPr>
                <w:rStyle w:val="HTMLCode"/>
                <w:rFonts w:eastAsiaTheme="minorHAnsi"/>
              </w:rPr>
              <w:t>textArea</w:t>
            </w:r>
            <w:proofErr w:type="spellEnd"/>
            <w:r>
              <w:rPr>
                <w:rStyle w:val="HTMLCode"/>
                <w:rFonts w:eastAsiaTheme="minorHAnsi"/>
              </w:rPr>
              <w:t>;</w:t>
            </w:r>
          </w:p>
          <w:p w14:paraId="390F6020" w14:textId="77777777" w:rsidR="008B7D08" w:rsidRDefault="008B7D08" w:rsidP="008B7D08">
            <w:r>
              <w:t> </w:t>
            </w:r>
          </w:p>
          <w:p w14:paraId="1DE789F6" w14:textId="77777777" w:rsidR="008B7D08" w:rsidRDefault="008B7D08" w:rsidP="008B7D08">
            <w:r>
              <w:rPr>
                <w:rStyle w:val="HTMLCode"/>
                <w:rFonts w:eastAsiaTheme="minorHAnsi"/>
                <w:color w:val="C7254E"/>
              </w:rPr>
              <w:t>    </w:t>
            </w:r>
            <w:r>
              <w:rPr>
                <w:rStyle w:val="HTMLCode"/>
                <w:rFonts w:eastAsiaTheme="minorHAnsi"/>
              </w:rPr>
              <w:t>public</w:t>
            </w:r>
            <w:r>
              <w:t xml:space="preserve"> </w:t>
            </w:r>
            <w:proofErr w:type="spellStart"/>
            <w:proofErr w:type="gramStart"/>
            <w:r>
              <w:rPr>
                <w:rStyle w:val="HTMLCode"/>
                <w:rFonts w:eastAsiaTheme="minorHAnsi"/>
              </w:rPr>
              <w:t>ActionListenerTest</w:t>
            </w:r>
            <w:proofErr w:type="spellEnd"/>
            <w:r>
              <w:rPr>
                <w:rStyle w:val="HTMLCode"/>
                <w:rFonts w:eastAsiaTheme="minorHAnsi"/>
              </w:rPr>
              <w:t>(</w:t>
            </w:r>
            <w:proofErr w:type="gramEnd"/>
            <w:r>
              <w:rPr>
                <w:rStyle w:val="HTMLCode"/>
                <w:rFonts w:eastAsiaTheme="minorHAnsi"/>
              </w:rPr>
              <w:t>) {</w:t>
            </w:r>
          </w:p>
          <w:p w14:paraId="56A47024" w14:textId="77777777" w:rsidR="008B7D08" w:rsidRDefault="008B7D08" w:rsidP="008B7D08">
            <w:r>
              <w:rPr>
                <w:rStyle w:val="HTMLCode"/>
                <w:rFonts w:eastAsiaTheme="minorHAnsi"/>
                <w:color w:val="C7254E"/>
              </w:rPr>
              <w:t>        </w:t>
            </w:r>
            <w:r>
              <w:rPr>
                <w:rStyle w:val="HTMLCode"/>
                <w:rFonts w:eastAsiaTheme="minorHAnsi"/>
              </w:rPr>
              <w:t>button = new</w:t>
            </w:r>
            <w:r>
              <w:t xml:space="preserve"> </w:t>
            </w:r>
            <w:proofErr w:type="spellStart"/>
            <w:proofErr w:type="gramStart"/>
            <w:r>
              <w:rPr>
                <w:rStyle w:val="HTMLCode"/>
                <w:rFonts w:eastAsiaTheme="minorHAnsi"/>
              </w:rPr>
              <w:t>JButton</w:t>
            </w:r>
            <w:proofErr w:type="spellEnd"/>
            <w:r>
              <w:rPr>
                <w:rStyle w:val="HTMLCode"/>
                <w:rFonts w:eastAsiaTheme="minorHAnsi"/>
              </w:rPr>
              <w:t>(</w:t>
            </w:r>
            <w:proofErr w:type="gramEnd"/>
            <w:r>
              <w:rPr>
                <w:rStyle w:val="HTMLCode"/>
                <w:rFonts w:eastAsiaTheme="minorHAnsi"/>
              </w:rPr>
              <w:t>"Click Me");</w:t>
            </w:r>
          </w:p>
          <w:p w14:paraId="7D6F03BE" w14:textId="77777777" w:rsidR="008B7D08" w:rsidRDefault="008B7D08" w:rsidP="008B7D08">
            <w:r>
              <w:rPr>
                <w:rStyle w:val="HTMLCode"/>
                <w:rFonts w:eastAsiaTheme="minorHAnsi"/>
                <w:color w:val="C7254E"/>
              </w:rPr>
              <w:t>        </w:t>
            </w:r>
            <w:r>
              <w:rPr>
                <w:rStyle w:val="HTMLCode"/>
                <w:rFonts w:eastAsiaTheme="minorHAnsi"/>
              </w:rPr>
              <w:t>frame = new</w:t>
            </w:r>
            <w:r>
              <w:t xml:space="preserve"> </w:t>
            </w:r>
            <w:proofErr w:type="spellStart"/>
            <w:proofErr w:type="gramStart"/>
            <w:r>
              <w:rPr>
                <w:rStyle w:val="HTMLCode"/>
                <w:rFonts w:eastAsiaTheme="minorHAnsi"/>
              </w:rPr>
              <w:t>JFrame</w:t>
            </w:r>
            <w:proofErr w:type="spellEnd"/>
            <w:r>
              <w:rPr>
                <w:rStyle w:val="HTMLCode"/>
                <w:rFonts w:eastAsiaTheme="minorHAnsi"/>
              </w:rPr>
              <w:t>(</w:t>
            </w:r>
            <w:proofErr w:type="gramEnd"/>
            <w:r>
              <w:rPr>
                <w:rStyle w:val="HTMLCode"/>
                <w:rFonts w:eastAsiaTheme="minorHAnsi"/>
              </w:rPr>
              <w:t>"ActionListener Test");</w:t>
            </w:r>
          </w:p>
          <w:p w14:paraId="26EF9B18" w14:textId="77777777" w:rsidR="008B7D08" w:rsidRDefault="008B7D08" w:rsidP="008B7D08">
            <w:r>
              <w:rPr>
                <w:rStyle w:val="HTMLCode"/>
                <w:rFonts w:eastAsiaTheme="minorHAnsi"/>
                <w:color w:val="C7254E"/>
              </w:rPr>
              <w:t>        </w:t>
            </w:r>
            <w:proofErr w:type="spellStart"/>
            <w:r>
              <w:rPr>
                <w:rStyle w:val="HTMLCode"/>
                <w:rFonts w:eastAsiaTheme="minorHAnsi"/>
              </w:rPr>
              <w:t>textArea</w:t>
            </w:r>
            <w:proofErr w:type="spellEnd"/>
            <w:r>
              <w:rPr>
                <w:rStyle w:val="HTMLCode"/>
                <w:rFonts w:eastAsiaTheme="minorHAnsi"/>
              </w:rPr>
              <w:t xml:space="preserve"> = new</w:t>
            </w:r>
            <w:r>
              <w:t xml:space="preserve"> </w:t>
            </w:r>
            <w:proofErr w:type="spellStart"/>
            <w:proofErr w:type="gramStart"/>
            <w:r>
              <w:rPr>
                <w:rStyle w:val="HTMLCode"/>
                <w:rFonts w:eastAsiaTheme="minorHAnsi"/>
              </w:rPr>
              <w:t>JTextArea</w:t>
            </w:r>
            <w:proofErr w:type="spellEnd"/>
            <w:r>
              <w:rPr>
                <w:rStyle w:val="HTMLCode"/>
                <w:rFonts w:eastAsiaTheme="minorHAnsi"/>
              </w:rPr>
              <w:t>(</w:t>
            </w:r>
            <w:proofErr w:type="gramEnd"/>
            <w:r>
              <w:rPr>
                <w:rStyle w:val="HTMLCode"/>
                <w:rFonts w:eastAsiaTheme="minorHAnsi"/>
              </w:rPr>
              <w:t>5, 40);</w:t>
            </w:r>
          </w:p>
          <w:p w14:paraId="511D9FFD" w14:textId="77777777" w:rsidR="008B7D08" w:rsidRDefault="008B7D08" w:rsidP="008B7D08">
            <w:r>
              <w:t> </w:t>
            </w:r>
          </w:p>
          <w:p w14:paraId="788F968E" w14:textId="77777777" w:rsidR="008B7D08" w:rsidRDefault="008B7D08" w:rsidP="008B7D08">
            <w:r>
              <w:rPr>
                <w:rStyle w:val="HTMLCode"/>
                <w:rFonts w:eastAsiaTheme="minorHAnsi"/>
                <w:color w:val="C7254E"/>
              </w:rPr>
              <w:t>        </w:t>
            </w:r>
            <w:proofErr w:type="spellStart"/>
            <w:proofErr w:type="gramStart"/>
            <w:r>
              <w:rPr>
                <w:rStyle w:val="HTMLCode"/>
                <w:rFonts w:eastAsiaTheme="minorHAnsi"/>
              </w:rPr>
              <w:t>button.addActionListener</w:t>
            </w:r>
            <w:proofErr w:type="spellEnd"/>
            <w:proofErr w:type="gramEnd"/>
            <w:r>
              <w:rPr>
                <w:rStyle w:val="HTMLCode"/>
                <w:rFonts w:eastAsiaTheme="minorHAnsi"/>
              </w:rPr>
              <w:t>(this);</w:t>
            </w:r>
          </w:p>
          <w:p w14:paraId="378FCA23" w14:textId="77777777" w:rsidR="008B7D08" w:rsidRDefault="008B7D08" w:rsidP="008B7D08">
            <w:r>
              <w:rPr>
                <w:rStyle w:val="HTMLCode"/>
                <w:rFonts w:eastAsiaTheme="minorHAnsi"/>
                <w:color w:val="C7254E"/>
              </w:rPr>
              <w:t>        </w:t>
            </w:r>
            <w:proofErr w:type="spellStart"/>
            <w:r>
              <w:rPr>
                <w:rStyle w:val="HTMLCode"/>
                <w:rFonts w:eastAsiaTheme="minorHAnsi"/>
              </w:rPr>
              <w:t>textArea.setLineWrap</w:t>
            </w:r>
            <w:proofErr w:type="spellEnd"/>
            <w:r>
              <w:rPr>
                <w:rStyle w:val="HTMLCode"/>
                <w:rFonts w:eastAsiaTheme="minorHAnsi"/>
              </w:rPr>
              <w:t>(true);</w:t>
            </w:r>
          </w:p>
          <w:p w14:paraId="224A60A1" w14:textId="77777777" w:rsidR="008B7D08" w:rsidRDefault="008B7D08" w:rsidP="008B7D08">
            <w:r>
              <w:rPr>
                <w:rStyle w:val="HTMLCode"/>
                <w:rFonts w:eastAsiaTheme="minorHAnsi"/>
                <w:color w:val="C7254E"/>
              </w:rPr>
              <w:t>        </w:t>
            </w:r>
            <w:proofErr w:type="spellStart"/>
            <w:proofErr w:type="gramStart"/>
            <w:r>
              <w:rPr>
                <w:rStyle w:val="HTMLCode"/>
                <w:rFonts w:eastAsiaTheme="minorHAnsi"/>
              </w:rPr>
              <w:t>frame.setLayout</w:t>
            </w:r>
            <w:proofErr w:type="spellEnd"/>
            <w:proofErr w:type="gramEnd"/>
            <w:r>
              <w:rPr>
                <w:rStyle w:val="HTMLCode"/>
                <w:rFonts w:eastAsiaTheme="minorHAnsi"/>
              </w:rPr>
              <w:t>(new</w:t>
            </w:r>
            <w:r>
              <w:t xml:space="preserve"> </w:t>
            </w:r>
            <w:proofErr w:type="spellStart"/>
            <w:r>
              <w:rPr>
                <w:rStyle w:val="HTMLCode"/>
                <w:rFonts w:eastAsiaTheme="minorHAnsi"/>
              </w:rPr>
              <w:t>BorderLayout</w:t>
            </w:r>
            <w:proofErr w:type="spellEnd"/>
            <w:r>
              <w:rPr>
                <w:rStyle w:val="HTMLCode"/>
                <w:rFonts w:eastAsiaTheme="minorHAnsi"/>
              </w:rPr>
              <w:t>());</w:t>
            </w:r>
          </w:p>
          <w:p w14:paraId="1A69D802" w14:textId="77777777" w:rsidR="008B7D08" w:rsidRDefault="008B7D08" w:rsidP="008B7D08">
            <w:r>
              <w:rPr>
                <w:rStyle w:val="HTMLCode"/>
                <w:rFonts w:eastAsiaTheme="minorHAnsi"/>
                <w:color w:val="C7254E"/>
              </w:rPr>
              <w:t>        </w:t>
            </w:r>
            <w:proofErr w:type="spellStart"/>
            <w:proofErr w:type="gramStart"/>
            <w:r>
              <w:rPr>
                <w:rStyle w:val="HTMLCode"/>
                <w:rFonts w:eastAsiaTheme="minorHAnsi"/>
              </w:rPr>
              <w:t>frame.add</w:t>
            </w:r>
            <w:proofErr w:type="spellEnd"/>
            <w:r>
              <w:rPr>
                <w:rStyle w:val="HTMLCode"/>
                <w:rFonts w:eastAsiaTheme="minorHAnsi"/>
              </w:rPr>
              <w:t>(</w:t>
            </w:r>
            <w:proofErr w:type="spellStart"/>
            <w:proofErr w:type="gramEnd"/>
            <w:r>
              <w:rPr>
                <w:rStyle w:val="HTMLCode"/>
                <w:rFonts w:eastAsiaTheme="minorHAnsi"/>
              </w:rPr>
              <w:t>textArea</w:t>
            </w:r>
            <w:proofErr w:type="spellEnd"/>
            <w:r>
              <w:rPr>
                <w:rStyle w:val="HTMLCode"/>
                <w:rFonts w:eastAsiaTheme="minorHAnsi"/>
              </w:rPr>
              <w:t xml:space="preserve">, </w:t>
            </w:r>
            <w:proofErr w:type="spellStart"/>
            <w:r>
              <w:rPr>
                <w:rStyle w:val="HTMLCode"/>
                <w:rFonts w:eastAsiaTheme="minorHAnsi"/>
              </w:rPr>
              <w:t>BorderLayout.NORTH</w:t>
            </w:r>
            <w:proofErr w:type="spellEnd"/>
            <w:r>
              <w:rPr>
                <w:rStyle w:val="HTMLCode"/>
                <w:rFonts w:eastAsiaTheme="minorHAnsi"/>
              </w:rPr>
              <w:t>);</w:t>
            </w:r>
          </w:p>
          <w:p w14:paraId="69907E32" w14:textId="77777777" w:rsidR="008B7D08" w:rsidRDefault="008B7D08" w:rsidP="008B7D08">
            <w:r>
              <w:rPr>
                <w:rStyle w:val="HTMLCode"/>
                <w:rFonts w:eastAsiaTheme="minorHAnsi"/>
                <w:color w:val="C7254E"/>
              </w:rPr>
              <w:t>        </w:t>
            </w:r>
            <w:proofErr w:type="spellStart"/>
            <w:proofErr w:type="gramStart"/>
            <w:r>
              <w:rPr>
                <w:rStyle w:val="HTMLCode"/>
                <w:rFonts w:eastAsiaTheme="minorHAnsi"/>
              </w:rPr>
              <w:t>frame.add</w:t>
            </w:r>
            <w:proofErr w:type="spellEnd"/>
            <w:r>
              <w:rPr>
                <w:rStyle w:val="HTMLCode"/>
                <w:rFonts w:eastAsiaTheme="minorHAnsi"/>
              </w:rPr>
              <w:t>(</w:t>
            </w:r>
            <w:proofErr w:type="gramEnd"/>
            <w:r>
              <w:rPr>
                <w:rStyle w:val="HTMLCode"/>
                <w:rFonts w:eastAsiaTheme="minorHAnsi"/>
              </w:rPr>
              <w:t xml:space="preserve">button, </w:t>
            </w:r>
            <w:proofErr w:type="spellStart"/>
            <w:r>
              <w:rPr>
                <w:rStyle w:val="HTMLCode"/>
                <w:rFonts w:eastAsiaTheme="minorHAnsi"/>
              </w:rPr>
              <w:t>BorderLayout.SOUTH</w:t>
            </w:r>
            <w:proofErr w:type="spellEnd"/>
            <w:r>
              <w:rPr>
                <w:rStyle w:val="HTMLCode"/>
                <w:rFonts w:eastAsiaTheme="minorHAnsi"/>
              </w:rPr>
              <w:t>);</w:t>
            </w:r>
          </w:p>
          <w:p w14:paraId="67462A37" w14:textId="77777777" w:rsidR="008B7D08" w:rsidRDefault="008B7D08" w:rsidP="008B7D08">
            <w:r>
              <w:rPr>
                <w:rStyle w:val="HTMLCode"/>
                <w:rFonts w:eastAsiaTheme="minorHAnsi"/>
                <w:color w:val="C7254E"/>
              </w:rPr>
              <w:t>        </w:t>
            </w:r>
            <w:proofErr w:type="spellStart"/>
            <w:proofErr w:type="gramStart"/>
            <w:r>
              <w:rPr>
                <w:rStyle w:val="HTMLCode"/>
                <w:rFonts w:eastAsiaTheme="minorHAnsi"/>
              </w:rPr>
              <w:t>frame.pack</w:t>
            </w:r>
            <w:proofErr w:type="spellEnd"/>
            <w:proofErr w:type="gramEnd"/>
            <w:r>
              <w:rPr>
                <w:rStyle w:val="HTMLCode"/>
                <w:rFonts w:eastAsiaTheme="minorHAnsi"/>
              </w:rPr>
              <w:t>();</w:t>
            </w:r>
          </w:p>
          <w:p w14:paraId="09CE68F5" w14:textId="77777777" w:rsidR="008B7D08" w:rsidRDefault="008B7D08" w:rsidP="008B7D08">
            <w:r>
              <w:t> </w:t>
            </w:r>
          </w:p>
          <w:p w14:paraId="4E9D44D6" w14:textId="77777777" w:rsidR="008B7D08" w:rsidRDefault="008B7D08" w:rsidP="008B7D08">
            <w:r>
              <w:rPr>
                <w:rStyle w:val="HTMLCode"/>
                <w:rFonts w:eastAsiaTheme="minorHAnsi"/>
                <w:color w:val="C7254E"/>
              </w:rPr>
              <w:lastRenderedPageBreak/>
              <w:t>        </w:t>
            </w:r>
            <w:proofErr w:type="spellStart"/>
            <w:proofErr w:type="gramStart"/>
            <w:r>
              <w:rPr>
                <w:rStyle w:val="HTMLCode"/>
                <w:rFonts w:eastAsiaTheme="minorHAnsi"/>
              </w:rPr>
              <w:t>frame.setDefaultCloseOperation</w:t>
            </w:r>
            <w:proofErr w:type="spellEnd"/>
            <w:proofErr w:type="gramEnd"/>
            <w:r>
              <w:rPr>
                <w:rStyle w:val="HTMLCode"/>
                <w:rFonts w:eastAsiaTheme="minorHAnsi"/>
              </w:rPr>
              <w:t>(</w:t>
            </w:r>
            <w:proofErr w:type="spellStart"/>
            <w:r>
              <w:rPr>
                <w:rStyle w:val="HTMLCode"/>
                <w:rFonts w:eastAsiaTheme="minorHAnsi"/>
              </w:rPr>
              <w:t>JFrame.EXIT_ON_CLOSE</w:t>
            </w:r>
            <w:proofErr w:type="spellEnd"/>
            <w:r>
              <w:rPr>
                <w:rStyle w:val="HTMLCode"/>
                <w:rFonts w:eastAsiaTheme="minorHAnsi"/>
              </w:rPr>
              <w:t>);</w:t>
            </w:r>
          </w:p>
          <w:p w14:paraId="0266AAAD" w14:textId="77777777" w:rsidR="008B7D08" w:rsidRDefault="008B7D08" w:rsidP="008B7D08">
            <w:r>
              <w:rPr>
                <w:rStyle w:val="HTMLCode"/>
                <w:rFonts w:eastAsiaTheme="minorHAnsi"/>
                <w:color w:val="C7254E"/>
              </w:rPr>
              <w:t>        </w:t>
            </w:r>
            <w:proofErr w:type="spellStart"/>
            <w:proofErr w:type="gramStart"/>
            <w:r>
              <w:rPr>
                <w:rStyle w:val="HTMLCode"/>
                <w:rFonts w:eastAsiaTheme="minorHAnsi"/>
              </w:rPr>
              <w:t>frame.setVisible</w:t>
            </w:r>
            <w:proofErr w:type="spellEnd"/>
            <w:proofErr w:type="gramEnd"/>
            <w:r>
              <w:rPr>
                <w:rStyle w:val="HTMLCode"/>
                <w:rFonts w:eastAsiaTheme="minorHAnsi"/>
              </w:rPr>
              <w:t>(true);</w:t>
            </w:r>
          </w:p>
          <w:p w14:paraId="37AE55A9" w14:textId="77777777" w:rsidR="008B7D08" w:rsidRDefault="008B7D08" w:rsidP="008B7D08">
            <w:r>
              <w:rPr>
                <w:rStyle w:val="HTMLCode"/>
                <w:rFonts w:eastAsiaTheme="minorHAnsi"/>
                <w:color w:val="C7254E"/>
              </w:rPr>
              <w:t>    </w:t>
            </w:r>
            <w:r>
              <w:rPr>
                <w:rStyle w:val="HTMLCode"/>
                <w:rFonts w:eastAsiaTheme="minorHAnsi"/>
              </w:rPr>
              <w:t>}</w:t>
            </w:r>
          </w:p>
          <w:p w14:paraId="361911AF" w14:textId="77777777" w:rsidR="008B7D08" w:rsidRDefault="008B7D08" w:rsidP="008B7D08">
            <w:r>
              <w:t> </w:t>
            </w:r>
          </w:p>
          <w:p w14:paraId="7AC83685" w14:textId="77777777" w:rsidR="008B7D08" w:rsidRDefault="008B7D08" w:rsidP="008B7D08">
            <w:r>
              <w:rPr>
                <w:rStyle w:val="HTMLCode"/>
                <w:rFonts w:eastAsiaTheme="minorHAnsi"/>
                <w:color w:val="C7254E"/>
              </w:rPr>
              <w:t>    </w:t>
            </w:r>
            <w:r>
              <w:rPr>
                <w:rStyle w:val="HTMLCode"/>
                <w:rFonts w:eastAsiaTheme="minorHAnsi"/>
              </w:rPr>
              <w:t>@Override</w:t>
            </w:r>
          </w:p>
          <w:p w14:paraId="6DE08540" w14:textId="77777777" w:rsidR="008B7D08" w:rsidRDefault="008B7D08" w:rsidP="008B7D08">
            <w:r>
              <w:rPr>
                <w:rStyle w:val="HTMLCode"/>
                <w:rFonts w:eastAsiaTheme="minorHAnsi"/>
                <w:color w:val="C7254E"/>
              </w:rPr>
              <w:t>    </w:t>
            </w:r>
            <w:r>
              <w:rPr>
                <w:rStyle w:val="HTMLCode"/>
                <w:rFonts w:eastAsiaTheme="minorHAnsi"/>
              </w:rPr>
              <w:t>public</w:t>
            </w:r>
            <w:r>
              <w:t xml:space="preserve"> </w:t>
            </w:r>
            <w:r>
              <w:rPr>
                <w:rStyle w:val="HTMLCode"/>
                <w:rFonts w:eastAsiaTheme="minorHAnsi"/>
              </w:rPr>
              <w:t>void</w:t>
            </w:r>
            <w:r>
              <w:t xml:space="preserve"> </w:t>
            </w:r>
            <w:proofErr w:type="spellStart"/>
            <w:proofErr w:type="gramStart"/>
            <w:r>
              <w:rPr>
                <w:rStyle w:val="HTMLCode"/>
                <w:rFonts w:eastAsiaTheme="minorHAnsi"/>
              </w:rPr>
              <w:t>actionPerformed</w:t>
            </w:r>
            <w:proofErr w:type="spellEnd"/>
            <w:r>
              <w:rPr>
                <w:rStyle w:val="HTMLCode"/>
                <w:rFonts w:eastAsiaTheme="minorHAnsi"/>
              </w:rPr>
              <w:t>(</w:t>
            </w:r>
            <w:proofErr w:type="spellStart"/>
            <w:proofErr w:type="gramEnd"/>
            <w:r>
              <w:rPr>
                <w:rStyle w:val="HTMLCode"/>
                <w:rFonts w:eastAsiaTheme="minorHAnsi"/>
              </w:rPr>
              <w:t>ActionEvent</w:t>
            </w:r>
            <w:proofErr w:type="spellEnd"/>
            <w:r>
              <w:rPr>
                <w:rStyle w:val="HTMLCode"/>
                <w:rFonts w:eastAsiaTheme="minorHAnsi"/>
              </w:rPr>
              <w:t xml:space="preserve"> e) {</w:t>
            </w:r>
          </w:p>
          <w:p w14:paraId="5964C8AE" w14:textId="77777777" w:rsidR="008B7D08" w:rsidRDefault="008B7D08" w:rsidP="008B7D08">
            <w:r>
              <w:rPr>
                <w:rStyle w:val="HTMLCode"/>
                <w:rFonts w:eastAsiaTheme="minorHAnsi"/>
                <w:color w:val="C7254E"/>
              </w:rPr>
              <w:t>        </w:t>
            </w:r>
            <w:proofErr w:type="spellStart"/>
            <w:r>
              <w:rPr>
                <w:rStyle w:val="HTMLCode"/>
                <w:rFonts w:eastAsiaTheme="minorHAnsi"/>
              </w:rPr>
              <w:t>textArea.setText</w:t>
            </w:r>
            <w:proofErr w:type="spellEnd"/>
            <w:r>
              <w:rPr>
                <w:rStyle w:val="HTMLCode"/>
                <w:rFonts w:eastAsiaTheme="minorHAnsi"/>
              </w:rPr>
              <w:t>(</w:t>
            </w:r>
            <w:proofErr w:type="spellStart"/>
            <w:r>
              <w:rPr>
                <w:rStyle w:val="HTMLCode"/>
                <w:rFonts w:eastAsiaTheme="minorHAnsi"/>
              </w:rPr>
              <w:t>textArea.getText</w:t>
            </w:r>
            <w:proofErr w:type="spellEnd"/>
            <w:r>
              <w:rPr>
                <w:rStyle w:val="HTMLCode"/>
                <w:rFonts w:eastAsiaTheme="minorHAnsi"/>
              </w:rPr>
              <w:t>(</w:t>
            </w:r>
            <w:proofErr w:type="gramStart"/>
            <w:r>
              <w:rPr>
                <w:rStyle w:val="HTMLCode"/>
                <w:rFonts w:eastAsiaTheme="minorHAnsi"/>
              </w:rPr>
              <w:t>).</w:t>
            </w:r>
            <w:proofErr w:type="spellStart"/>
            <w:r>
              <w:rPr>
                <w:rStyle w:val="HTMLCode"/>
                <w:rFonts w:eastAsiaTheme="minorHAnsi"/>
              </w:rPr>
              <w:t>concat</w:t>
            </w:r>
            <w:proofErr w:type="spellEnd"/>
            <w:proofErr w:type="gramEnd"/>
            <w:r>
              <w:rPr>
                <w:rStyle w:val="HTMLCode"/>
                <w:rFonts w:eastAsiaTheme="minorHAnsi"/>
              </w:rPr>
              <w:t>("You have clicked</w:t>
            </w:r>
          </w:p>
          <w:p w14:paraId="0A73B2BA" w14:textId="77777777" w:rsidR="008B7D08" w:rsidRDefault="008B7D08" w:rsidP="008B7D08">
            <w:r>
              <w:rPr>
                <w:rStyle w:val="HTMLCode"/>
                <w:rFonts w:eastAsiaTheme="minorHAnsi"/>
                <w:color w:val="C7254E"/>
              </w:rPr>
              <w:t>        </w:t>
            </w:r>
            <w:r>
              <w:rPr>
                <w:rStyle w:val="HTMLCode"/>
                <w:rFonts w:eastAsiaTheme="minorHAnsi"/>
              </w:rPr>
              <w:t>the button\n"));</w:t>
            </w:r>
          </w:p>
          <w:p w14:paraId="139C322F" w14:textId="77777777" w:rsidR="008B7D08" w:rsidRDefault="008B7D08" w:rsidP="008B7D08">
            <w:r>
              <w:rPr>
                <w:rStyle w:val="HTMLCode"/>
                <w:rFonts w:eastAsiaTheme="minorHAnsi"/>
                <w:color w:val="C7254E"/>
              </w:rPr>
              <w:t>    </w:t>
            </w:r>
            <w:r>
              <w:rPr>
                <w:rStyle w:val="HTMLCode"/>
                <w:rFonts w:eastAsiaTheme="minorHAnsi"/>
              </w:rPr>
              <w:t>}</w:t>
            </w:r>
          </w:p>
          <w:p w14:paraId="6A3DF9C8" w14:textId="77777777" w:rsidR="008B7D08" w:rsidRDefault="008B7D08" w:rsidP="008B7D08">
            <w:r>
              <w:t> </w:t>
            </w:r>
          </w:p>
          <w:p w14:paraId="66A45D26" w14:textId="77777777" w:rsidR="008B7D08" w:rsidRDefault="008B7D08" w:rsidP="008B7D08">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proofErr w:type="gramStart"/>
            <w:r>
              <w:rPr>
                <w:rStyle w:val="HTMLCode"/>
                <w:rFonts w:eastAsiaTheme="minorHAnsi"/>
              </w:rPr>
              <w:t>main(</w:t>
            </w:r>
            <w:proofErr w:type="gramEnd"/>
            <w:r>
              <w:rPr>
                <w:rStyle w:val="HTMLCode"/>
                <w:rFonts w:eastAsiaTheme="minorHAnsi"/>
              </w:rPr>
              <w:t xml:space="preserve">String </w:t>
            </w:r>
            <w:proofErr w:type="spellStart"/>
            <w:r>
              <w:rPr>
                <w:rStyle w:val="HTMLCode"/>
                <w:rFonts w:eastAsiaTheme="minorHAnsi"/>
              </w:rPr>
              <w:t>args</w:t>
            </w:r>
            <w:proofErr w:type="spellEnd"/>
            <w:r>
              <w:rPr>
                <w:rStyle w:val="HTMLCode"/>
                <w:rFonts w:eastAsiaTheme="minorHAnsi"/>
              </w:rPr>
              <w:t>[]) {</w:t>
            </w:r>
          </w:p>
          <w:p w14:paraId="4A965F6F" w14:textId="77777777" w:rsidR="008B7D08" w:rsidRDefault="008B7D08" w:rsidP="008B7D08">
            <w:r>
              <w:rPr>
                <w:rStyle w:val="HTMLCode"/>
                <w:rFonts w:eastAsiaTheme="minorHAnsi"/>
                <w:color w:val="C7254E"/>
              </w:rPr>
              <w:t>        </w:t>
            </w:r>
            <w:proofErr w:type="spellStart"/>
            <w:r>
              <w:rPr>
                <w:rStyle w:val="HTMLCode"/>
                <w:rFonts w:eastAsiaTheme="minorHAnsi"/>
              </w:rPr>
              <w:t>ActionListenerTest</w:t>
            </w:r>
            <w:proofErr w:type="spellEnd"/>
            <w:r>
              <w:rPr>
                <w:rStyle w:val="HTMLCode"/>
                <w:rFonts w:eastAsiaTheme="minorHAnsi"/>
              </w:rPr>
              <w:t xml:space="preserve"> test = new</w:t>
            </w:r>
            <w:r>
              <w:t xml:space="preserve"> </w:t>
            </w:r>
            <w:proofErr w:type="spellStart"/>
            <w:proofErr w:type="gramStart"/>
            <w:r>
              <w:rPr>
                <w:rStyle w:val="HTMLCode"/>
                <w:rFonts w:eastAsiaTheme="minorHAnsi"/>
              </w:rPr>
              <w:t>ActionListenerTest</w:t>
            </w:r>
            <w:proofErr w:type="spellEnd"/>
            <w:r>
              <w:rPr>
                <w:rStyle w:val="HTMLCode"/>
                <w:rFonts w:eastAsiaTheme="minorHAnsi"/>
              </w:rPr>
              <w:t>(</w:t>
            </w:r>
            <w:proofErr w:type="gramEnd"/>
            <w:r>
              <w:rPr>
                <w:rStyle w:val="HTMLCode"/>
                <w:rFonts w:eastAsiaTheme="minorHAnsi"/>
              </w:rPr>
              <w:t>);</w:t>
            </w:r>
          </w:p>
          <w:p w14:paraId="05D7FCFF" w14:textId="77777777" w:rsidR="008B7D08" w:rsidRDefault="008B7D08" w:rsidP="008B7D08">
            <w:r>
              <w:rPr>
                <w:rStyle w:val="HTMLCode"/>
                <w:rFonts w:eastAsiaTheme="minorHAnsi"/>
                <w:color w:val="C7254E"/>
              </w:rPr>
              <w:t>    </w:t>
            </w:r>
            <w:r>
              <w:rPr>
                <w:rStyle w:val="HTMLCode"/>
                <w:rFonts w:eastAsiaTheme="minorHAnsi"/>
              </w:rPr>
              <w:t>}</w:t>
            </w:r>
          </w:p>
          <w:p w14:paraId="4A1163AE" w14:textId="77777777" w:rsidR="008B7D08" w:rsidRDefault="008B7D08" w:rsidP="008B7D08">
            <w:pPr>
              <w:rPr>
                <w:sz w:val="24"/>
                <w:szCs w:val="24"/>
              </w:rPr>
            </w:pPr>
            <w:r>
              <w:rPr>
                <w:rStyle w:val="HTMLCode"/>
                <w:rFonts w:eastAsiaTheme="minorHAnsi"/>
              </w:rPr>
              <w:t>}</w:t>
            </w:r>
          </w:p>
        </w:tc>
      </w:tr>
    </w:tbl>
    <w:p w14:paraId="1AB6F18B" w14:textId="77777777" w:rsidR="007E205E" w:rsidRPr="008B7D08" w:rsidRDefault="008B7D08" w:rsidP="008B7D08">
      <w:pPr>
        <w:tabs>
          <w:tab w:val="left" w:pos="6075"/>
        </w:tabs>
      </w:pPr>
      <w:r>
        <w:rPr>
          <w:noProof/>
        </w:rPr>
        <w:lastRenderedPageBreak/>
        <w:drawing>
          <wp:inline distT="0" distB="0" distL="0" distR="0" wp14:anchorId="3974E7CF" wp14:editId="54EDCD8F">
            <wp:extent cx="4343400" cy="1371600"/>
            <wp:effectExtent l="19050" t="0" r="0" b="0"/>
            <wp:docPr id="25" name="Picture 25" descr="actionlisten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tionlistener in java"/>
                    <pic:cNvPicPr>
                      <a:picLocks noChangeAspect="1" noChangeArrowheads="1"/>
                    </pic:cNvPicPr>
                  </pic:nvPicPr>
                  <pic:blipFill>
                    <a:blip r:embed="rId33"/>
                    <a:srcRect/>
                    <a:stretch>
                      <a:fillRect/>
                    </a:stretch>
                  </pic:blipFill>
                  <pic:spPr bwMode="auto">
                    <a:xfrm>
                      <a:off x="0" y="0"/>
                      <a:ext cx="4343400" cy="1371600"/>
                    </a:xfrm>
                    <a:prstGeom prst="rect">
                      <a:avLst/>
                    </a:prstGeom>
                    <a:noFill/>
                    <a:ln w="9525">
                      <a:noFill/>
                      <a:miter lim="800000"/>
                      <a:headEnd/>
                      <a:tailEnd/>
                    </a:ln>
                  </pic:spPr>
                </pic:pic>
              </a:graphicData>
            </a:graphic>
          </wp:inline>
        </w:drawing>
      </w:r>
    </w:p>
    <w:sectPr w:rsidR="007E205E" w:rsidRPr="008B7D08" w:rsidSect="00BD55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E044C" w14:textId="77777777" w:rsidR="00EC1C48" w:rsidRDefault="00EC1C48" w:rsidP="008B7D08">
      <w:pPr>
        <w:spacing w:after="0" w:line="240" w:lineRule="auto"/>
      </w:pPr>
      <w:r>
        <w:separator/>
      </w:r>
    </w:p>
  </w:endnote>
  <w:endnote w:type="continuationSeparator" w:id="0">
    <w:p w14:paraId="42303E67" w14:textId="77777777" w:rsidR="00EC1C48" w:rsidRDefault="00EC1C48" w:rsidP="008B7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D110A" w14:textId="77777777" w:rsidR="00EC1C48" w:rsidRDefault="00EC1C48" w:rsidP="008B7D08">
      <w:pPr>
        <w:spacing w:after="0" w:line="240" w:lineRule="auto"/>
      </w:pPr>
      <w:r>
        <w:separator/>
      </w:r>
    </w:p>
  </w:footnote>
  <w:footnote w:type="continuationSeparator" w:id="0">
    <w:p w14:paraId="47C40A3D" w14:textId="77777777" w:rsidR="00EC1C48" w:rsidRDefault="00EC1C48" w:rsidP="008B7D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EE05A1"/>
    <w:multiLevelType w:val="hybridMultilevel"/>
    <w:tmpl w:val="5AB438FE"/>
    <w:lvl w:ilvl="0" w:tplc="F744923C">
      <w:start w:val="1"/>
      <w:numFmt w:val="bullet"/>
      <w:lvlText w:val=""/>
      <w:lvlJc w:val="left"/>
      <w:pPr>
        <w:tabs>
          <w:tab w:val="num" w:pos="720"/>
        </w:tabs>
        <w:ind w:left="720" w:hanging="360"/>
      </w:pPr>
      <w:rPr>
        <w:rFonts w:ascii="Wingdings" w:hAnsi="Wingdings" w:hint="default"/>
      </w:rPr>
    </w:lvl>
    <w:lvl w:ilvl="1" w:tplc="A43ADC06" w:tentative="1">
      <w:start w:val="1"/>
      <w:numFmt w:val="bullet"/>
      <w:lvlText w:val=""/>
      <w:lvlJc w:val="left"/>
      <w:pPr>
        <w:tabs>
          <w:tab w:val="num" w:pos="1440"/>
        </w:tabs>
        <w:ind w:left="1440" w:hanging="360"/>
      </w:pPr>
      <w:rPr>
        <w:rFonts w:ascii="Wingdings" w:hAnsi="Wingdings" w:hint="default"/>
      </w:rPr>
    </w:lvl>
    <w:lvl w:ilvl="2" w:tplc="82D460A0" w:tentative="1">
      <w:start w:val="1"/>
      <w:numFmt w:val="bullet"/>
      <w:lvlText w:val=""/>
      <w:lvlJc w:val="left"/>
      <w:pPr>
        <w:tabs>
          <w:tab w:val="num" w:pos="2160"/>
        </w:tabs>
        <w:ind w:left="2160" w:hanging="360"/>
      </w:pPr>
      <w:rPr>
        <w:rFonts w:ascii="Wingdings" w:hAnsi="Wingdings" w:hint="default"/>
      </w:rPr>
    </w:lvl>
    <w:lvl w:ilvl="3" w:tplc="43C4303C" w:tentative="1">
      <w:start w:val="1"/>
      <w:numFmt w:val="bullet"/>
      <w:lvlText w:val=""/>
      <w:lvlJc w:val="left"/>
      <w:pPr>
        <w:tabs>
          <w:tab w:val="num" w:pos="2880"/>
        </w:tabs>
        <w:ind w:left="2880" w:hanging="360"/>
      </w:pPr>
      <w:rPr>
        <w:rFonts w:ascii="Wingdings" w:hAnsi="Wingdings" w:hint="default"/>
      </w:rPr>
    </w:lvl>
    <w:lvl w:ilvl="4" w:tplc="E2B2436A" w:tentative="1">
      <w:start w:val="1"/>
      <w:numFmt w:val="bullet"/>
      <w:lvlText w:val=""/>
      <w:lvlJc w:val="left"/>
      <w:pPr>
        <w:tabs>
          <w:tab w:val="num" w:pos="3600"/>
        </w:tabs>
        <w:ind w:left="3600" w:hanging="360"/>
      </w:pPr>
      <w:rPr>
        <w:rFonts w:ascii="Wingdings" w:hAnsi="Wingdings" w:hint="default"/>
      </w:rPr>
    </w:lvl>
    <w:lvl w:ilvl="5" w:tplc="8A52E210" w:tentative="1">
      <w:start w:val="1"/>
      <w:numFmt w:val="bullet"/>
      <w:lvlText w:val=""/>
      <w:lvlJc w:val="left"/>
      <w:pPr>
        <w:tabs>
          <w:tab w:val="num" w:pos="4320"/>
        </w:tabs>
        <w:ind w:left="4320" w:hanging="360"/>
      </w:pPr>
      <w:rPr>
        <w:rFonts w:ascii="Wingdings" w:hAnsi="Wingdings" w:hint="default"/>
      </w:rPr>
    </w:lvl>
    <w:lvl w:ilvl="6" w:tplc="2850FB82" w:tentative="1">
      <w:start w:val="1"/>
      <w:numFmt w:val="bullet"/>
      <w:lvlText w:val=""/>
      <w:lvlJc w:val="left"/>
      <w:pPr>
        <w:tabs>
          <w:tab w:val="num" w:pos="5040"/>
        </w:tabs>
        <w:ind w:left="5040" w:hanging="360"/>
      </w:pPr>
      <w:rPr>
        <w:rFonts w:ascii="Wingdings" w:hAnsi="Wingdings" w:hint="default"/>
      </w:rPr>
    </w:lvl>
    <w:lvl w:ilvl="7" w:tplc="60262332" w:tentative="1">
      <w:start w:val="1"/>
      <w:numFmt w:val="bullet"/>
      <w:lvlText w:val=""/>
      <w:lvlJc w:val="left"/>
      <w:pPr>
        <w:tabs>
          <w:tab w:val="num" w:pos="5760"/>
        </w:tabs>
        <w:ind w:left="5760" w:hanging="360"/>
      </w:pPr>
      <w:rPr>
        <w:rFonts w:ascii="Wingdings" w:hAnsi="Wingdings" w:hint="default"/>
      </w:rPr>
    </w:lvl>
    <w:lvl w:ilvl="8" w:tplc="B236588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CE10FAA"/>
    <w:multiLevelType w:val="hybridMultilevel"/>
    <w:tmpl w:val="55FE782A"/>
    <w:lvl w:ilvl="0" w:tplc="4B94D9C2">
      <w:start w:val="1"/>
      <w:numFmt w:val="bullet"/>
      <w:lvlText w:val=""/>
      <w:lvlJc w:val="left"/>
      <w:pPr>
        <w:tabs>
          <w:tab w:val="num" w:pos="720"/>
        </w:tabs>
        <w:ind w:left="720" w:hanging="360"/>
      </w:pPr>
      <w:rPr>
        <w:rFonts w:ascii="Wingdings" w:hAnsi="Wingdings" w:hint="default"/>
      </w:rPr>
    </w:lvl>
    <w:lvl w:ilvl="1" w:tplc="6E866336" w:tentative="1">
      <w:start w:val="1"/>
      <w:numFmt w:val="bullet"/>
      <w:lvlText w:val=""/>
      <w:lvlJc w:val="left"/>
      <w:pPr>
        <w:tabs>
          <w:tab w:val="num" w:pos="1440"/>
        </w:tabs>
        <w:ind w:left="1440" w:hanging="360"/>
      </w:pPr>
      <w:rPr>
        <w:rFonts w:ascii="Wingdings" w:hAnsi="Wingdings" w:hint="default"/>
      </w:rPr>
    </w:lvl>
    <w:lvl w:ilvl="2" w:tplc="8BCA24E2" w:tentative="1">
      <w:start w:val="1"/>
      <w:numFmt w:val="bullet"/>
      <w:lvlText w:val=""/>
      <w:lvlJc w:val="left"/>
      <w:pPr>
        <w:tabs>
          <w:tab w:val="num" w:pos="2160"/>
        </w:tabs>
        <w:ind w:left="2160" w:hanging="360"/>
      </w:pPr>
      <w:rPr>
        <w:rFonts w:ascii="Wingdings" w:hAnsi="Wingdings" w:hint="default"/>
      </w:rPr>
    </w:lvl>
    <w:lvl w:ilvl="3" w:tplc="6D9A2258" w:tentative="1">
      <w:start w:val="1"/>
      <w:numFmt w:val="bullet"/>
      <w:lvlText w:val=""/>
      <w:lvlJc w:val="left"/>
      <w:pPr>
        <w:tabs>
          <w:tab w:val="num" w:pos="2880"/>
        </w:tabs>
        <w:ind w:left="2880" w:hanging="360"/>
      </w:pPr>
      <w:rPr>
        <w:rFonts w:ascii="Wingdings" w:hAnsi="Wingdings" w:hint="default"/>
      </w:rPr>
    </w:lvl>
    <w:lvl w:ilvl="4" w:tplc="EA12432A" w:tentative="1">
      <w:start w:val="1"/>
      <w:numFmt w:val="bullet"/>
      <w:lvlText w:val=""/>
      <w:lvlJc w:val="left"/>
      <w:pPr>
        <w:tabs>
          <w:tab w:val="num" w:pos="3600"/>
        </w:tabs>
        <w:ind w:left="3600" w:hanging="360"/>
      </w:pPr>
      <w:rPr>
        <w:rFonts w:ascii="Wingdings" w:hAnsi="Wingdings" w:hint="default"/>
      </w:rPr>
    </w:lvl>
    <w:lvl w:ilvl="5" w:tplc="15663258" w:tentative="1">
      <w:start w:val="1"/>
      <w:numFmt w:val="bullet"/>
      <w:lvlText w:val=""/>
      <w:lvlJc w:val="left"/>
      <w:pPr>
        <w:tabs>
          <w:tab w:val="num" w:pos="4320"/>
        </w:tabs>
        <w:ind w:left="4320" w:hanging="360"/>
      </w:pPr>
      <w:rPr>
        <w:rFonts w:ascii="Wingdings" w:hAnsi="Wingdings" w:hint="default"/>
      </w:rPr>
    </w:lvl>
    <w:lvl w:ilvl="6" w:tplc="C9C65FAC" w:tentative="1">
      <w:start w:val="1"/>
      <w:numFmt w:val="bullet"/>
      <w:lvlText w:val=""/>
      <w:lvlJc w:val="left"/>
      <w:pPr>
        <w:tabs>
          <w:tab w:val="num" w:pos="5040"/>
        </w:tabs>
        <w:ind w:left="5040" w:hanging="360"/>
      </w:pPr>
      <w:rPr>
        <w:rFonts w:ascii="Wingdings" w:hAnsi="Wingdings" w:hint="default"/>
      </w:rPr>
    </w:lvl>
    <w:lvl w:ilvl="7" w:tplc="DB726892" w:tentative="1">
      <w:start w:val="1"/>
      <w:numFmt w:val="bullet"/>
      <w:lvlText w:val=""/>
      <w:lvlJc w:val="left"/>
      <w:pPr>
        <w:tabs>
          <w:tab w:val="num" w:pos="5760"/>
        </w:tabs>
        <w:ind w:left="5760" w:hanging="360"/>
      </w:pPr>
      <w:rPr>
        <w:rFonts w:ascii="Wingdings" w:hAnsi="Wingdings" w:hint="default"/>
      </w:rPr>
    </w:lvl>
    <w:lvl w:ilvl="8" w:tplc="FEEC268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DB70C04"/>
    <w:multiLevelType w:val="hybridMultilevel"/>
    <w:tmpl w:val="5C301C68"/>
    <w:lvl w:ilvl="0" w:tplc="35F43FFE">
      <w:start w:val="1"/>
      <w:numFmt w:val="bullet"/>
      <w:lvlText w:val=""/>
      <w:lvlJc w:val="left"/>
      <w:pPr>
        <w:tabs>
          <w:tab w:val="num" w:pos="720"/>
        </w:tabs>
        <w:ind w:left="720" w:hanging="360"/>
      </w:pPr>
      <w:rPr>
        <w:rFonts w:ascii="Wingdings" w:hAnsi="Wingdings" w:hint="default"/>
      </w:rPr>
    </w:lvl>
    <w:lvl w:ilvl="1" w:tplc="4184C398" w:tentative="1">
      <w:start w:val="1"/>
      <w:numFmt w:val="bullet"/>
      <w:lvlText w:val=""/>
      <w:lvlJc w:val="left"/>
      <w:pPr>
        <w:tabs>
          <w:tab w:val="num" w:pos="1440"/>
        </w:tabs>
        <w:ind w:left="1440" w:hanging="360"/>
      </w:pPr>
      <w:rPr>
        <w:rFonts w:ascii="Wingdings" w:hAnsi="Wingdings" w:hint="default"/>
      </w:rPr>
    </w:lvl>
    <w:lvl w:ilvl="2" w:tplc="2AA69A14" w:tentative="1">
      <w:start w:val="1"/>
      <w:numFmt w:val="bullet"/>
      <w:lvlText w:val=""/>
      <w:lvlJc w:val="left"/>
      <w:pPr>
        <w:tabs>
          <w:tab w:val="num" w:pos="2160"/>
        </w:tabs>
        <w:ind w:left="2160" w:hanging="360"/>
      </w:pPr>
      <w:rPr>
        <w:rFonts w:ascii="Wingdings" w:hAnsi="Wingdings" w:hint="default"/>
      </w:rPr>
    </w:lvl>
    <w:lvl w:ilvl="3" w:tplc="91CA5898" w:tentative="1">
      <w:start w:val="1"/>
      <w:numFmt w:val="bullet"/>
      <w:lvlText w:val=""/>
      <w:lvlJc w:val="left"/>
      <w:pPr>
        <w:tabs>
          <w:tab w:val="num" w:pos="2880"/>
        </w:tabs>
        <w:ind w:left="2880" w:hanging="360"/>
      </w:pPr>
      <w:rPr>
        <w:rFonts w:ascii="Wingdings" w:hAnsi="Wingdings" w:hint="default"/>
      </w:rPr>
    </w:lvl>
    <w:lvl w:ilvl="4" w:tplc="56EE4D94" w:tentative="1">
      <w:start w:val="1"/>
      <w:numFmt w:val="bullet"/>
      <w:lvlText w:val=""/>
      <w:lvlJc w:val="left"/>
      <w:pPr>
        <w:tabs>
          <w:tab w:val="num" w:pos="3600"/>
        </w:tabs>
        <w:ind w:left="3600" w:hanging="360"/>
      </w:pPr>
      <w:rPr>
        <w:rFonts w:ascii="Wingdings" w:hAnsi="Wingdings" w:hint="default"/>
      </w:rPr>
    </w:lvl>
    <w:lvl w:ilvl="5" w:tplc="A740ED50" w:tentative="1">
      <w:start w:val="1"/>
      <w:numFmt w:val="bullet"/>
      <w:lvlText w:val=""/>
      <w:lvlJc w:val="left"/>
      <w:pPr>
        <w:tabs>
          <w:tab w:val="num" w:pos="4320"/>
        </w:tabs>
        <w:ind w:left="4320" w:hanging="360"/>
      </w:pPr>
      <w:rPr>
        <w:rFonts w:ascii="Wingdings" w:hAnsi="Wingdings" w:hint="default"/>
      </w:rPr>
    </w:lvl>
    <w:lvl w:ilvl="6" w:tplc="C18E0B8C" w:tentative="1">
      <w:start w:val="1"/>
      <w:numFmt w:val="bullet"/>
      <w:lvlText w:val=""/>
      <w:lvlJc w:val="left"/>
      <w:pPr>
        <w:tabs>
          <w:tab w:val="num" w:pos="5040"/>
        </w:tabs>
        <w:ind w:left="5040" w:hanging="360"/>
      </w:pPr>
      <w:rPr>
        <w:rFonts w:ascii="Wingdings" w:hAnsi="Wingdings" w:hint="default"/>
      </w:rPr>
    </w:lvl>
    <w:lvl w:ilvl="7" w:tplc="6AEE8D5C" w:tentative="1">
      <w:start w:val="1"/>
      <w:numFmt w:val="bullet"/>
      <w:lvlText w:val=""/>
      <w:lvlJc w:val="left"/>
      <w:pPr>
        <w:tabs>
          <w:tab w:val="num" w:pos="5760"/>
        </w:tabs>
        <w:ind w:left="5760" w:hanging="360"/>
      </w:pPr>
      <w:rPr>
        <w:rFonts w:ascii="Wingdings" w:hAnsi="Wingdings" w:hint="default"/>
      </w:rPr>
    </w:lvl>
    <w:lvl w:ilvl="8" w:tplc="A8B6C468"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60200"/>
    <w:rsid w:val="000C71E6"/>
    <w:rsid w:val="000F3A3F"/>
    <w:rsid w:val="0025117E"/>
    <w:rsid w:val="00256ED9"/>
    <w:rsid w:val="002629FA"/>
    <w:rsid w:val="00307C4B"/>
    <w:rsid w:val="003526B3"/>
    <w:rsid w:val="00443B40"/>
    <w:rsid w:val="004F490E"/>
    <w:rsid w:val="005A460F"/>
    <w:rsid w:val="005F7624"/>
    <w:rsid w:val="00621251"/>
    <w:rsid w:val="00766676"/>
    <w:rsid w:val="007952F1"/>
    <w:rsid w:val="007A2333"/>
    <w:rsid w:val="007E205E"/>
    <w:rsid w:val="0086614F"/>
    <w:rsid w:val="00880F10"/>
    <w:rsid w:val="008B7D08"/>
    <w:rsid w:val="00A7683E"/>
    <w:rsid w:val="00A970D0"/>
    <w:rsid w:val="00BD5516"/>
    <w:rsid w:val="00C05DD4"/>
    <w:rsid w:val="00C82485"/>
    <w:rsid w:val="00CC6EAB"/>
    <w:rsid w:val="00D42F99"/>
    <w:rsid w:val="00D82F6B"/>
    <w:rsid w:val="00DB6DF7"/>
    <w:rsid w:val="00E52CC4"/>
    <w:rsid w:val="00E60200"/>
    <w:rsid w:val="00EC1C48"/>
    <w:rsid w:val="00F155DF"/>
    <w:rsid w:val="00F76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8D2B6"/>
  <w15:docId w15:val="{8ACEBB3C-CACE-451D-9422-2DC2A2494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516"/>
  </w:style>
  <w:style w:type="paragraph" w:styleId="Heading1">
    <w:name w:val="heading 1"/>
    <w:basedOn w:val="Normal"/>
    <w:link w:val="Heading1Char"/>
    <w:uiPriority w:val="9"/>
    <w:qFormat/>
    <w:rsid w:val="00A7683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256E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6020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60200"/>
    <w:rPr>
      <w:i/>
      <w:iCs/>
    </w:rPr>
  </w:style>
  <w:style w:type="character" w:styleId="Strong">
    <w:name w:val="Strong"/>
    <w:basedOn w:val="DefaultParagraphFont"/>
    <w:uiPriority w:val="22"/>
    <w:qFormat/>
    <w:rsid w:val="00E60200"/>
    <w:rPr>
      <w:b/>
      <w:bCs/>
    </w:rPr>
  </w:style>
  <w:style w:type="paragraph" w:styleId="BalloonText">
    <w:name w:val="Balloon Text"/>
    <w:basedOn w:val="Normal"/>
    <w:link w:val="BalloonTextChar"/>
    <w:uiPriority w:val="99"/>
    <w:semiHidden/>
    <w:unhideWhenUsed/>
    <w:rsid w:val="00307C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7C4B"/>
    <w:rPr>
      <w:rFonts w:ascii="Tahoma" w:hAnsi="Tahoma" w:cs="Tahoma"/>
      <w:sz w:val="16"/>
      <w:szCs w:val="16"/>
    </w:rPr>
  </w:style>
  <w:style w:type="character" w:customStyle="1" w:styleId="Heading1Char">
    <w:name w:val="Heading 1 Char"/>
    <w:basedOn w:val="DefaultParagraphFont"/>
    <w:link w:val="Heading1"/>
    <w:uiPriority w:val="9"/>
    <w:rsid w:val="00A7683E"/>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256ED9"/>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25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6ED9"/>
    <w:rPr>
      <w:rFonts w:ascii="Courier New" w:eastAsia="Times New Roman" w:hAnsi="Courier New" w:cs="Courier New"/>
      <w:sz w:val="20"/>
      <w:szCs w:val="20"/>
    </w:rPr>
  </w:style>
  <w:style w:type="character" w:styleId="HTMLCode">
    <w:name w:val="HTML Code"/>
    <w:basedOn w:val="DefaultParagraphFont"/>
    <w:uiPriority w:val="99"/>
    <w:semiHidden/>
    <w:unhideWhenUsed/>
    <w:rsid w:val="00256ED9"/>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8B7D0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B7D08"/>
  </w:style>
  <w:style w:type="paragraph" w:styleId="Footer">
    <w:name w:val="footer"/>
    <w:basedOn w:val="Normal"/>
    <w:link w:val="FooterChar"/>
    <w:uiPriority w:val="99"/>
    <w:semiHidden/>
    <w:unhideWhenUsed/>
    <w:rsid w:val="008B7D0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B7D08"/>
  </w:style>
  <w:style w:type="character" w:styleId="Hyperlink">
    <w:name w:val="Hyperlink"/>
    <w:basedOn w:val="DefaultParagraphFont"/>
    <w:uiPriority w:val="99"/>
    <w:semiHidden/>
    <w:unhideWhenUsed/>
    <w:rsid w:val="008B7D0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11294">
      <w:bodyDiv w:val="1"/>
      <w:marLeft w:val="0"/>
      <w:marRight w:val="0"/>
      <w:marTop w:val="0"/>
      <w:marBottom w:val="0"/>
      <w:divBdr>
        <w:top w:val="none" w:sz="0" w:space="0" w:color="auto"/>
        <w:left w:val="none" w:sz="0" w:space="0" w:color="auto"/>
        <w:bottom w:val="none" w:sz="0" w:space="0" w:color="auto"/>
        <w:right w:val="none" w:sz="0" w:space="0" w:color="auto"/>
      </w:divBdr>
    </w:div>
    <w:div w:id="135803712">
      <w:bodyDiv w:val="1"/>
      <w:marLeft w:val="0"/>
      <w:marRight w:val="0"/>
      <w:marTop w:val="0"/>
      <w:marBottom w:val="0"/>
      <w:divBdr>
        <w:top w:val="none" w:sz="0" w:space="0" w:color="auto"/>
        <w:left w:val="none" w:sz="0" w:space="0" w:color="auto"/>
        <w:bottom w:val="none" w:sz="0" w:space="0" w:color="auto"/>
        <w:right w:val="none" w:sz="0" w:space="0" w:color="auto"/>
      </w:divBdr>
      <w:divsChild>
        <w:div w:id="2054503865">
          <w:marLeft w:val="0"/>
          <w:marRight w:val="0"/>
          <w:marTop w:val="0"/>
          <w:marBottom w:val="0"/>
          <w:divBdr>
            <w:top w:val="none" w:sz="0" w:space="0" w:color="auto"/>
            <w:left w:val="none" w:sz="0" w:space="0" w:color="auto"/>
            <w:bottom w:val="none" w:sz="0" w:space="0" w:color="auto"/>
            <w:right w:val="none" w:sz="0" w:space="0" w:color="auto"/>
          </w:divBdr>
          <w:divsChild>
            <w:div w:id="961955963">
              <w:marLeft w:val="0"/>
              <w:marRight w:val="0"/>
              <w:marTop w:val="0"/>
              <w:marBottom w:val="0"/>
              <w:divBdr>
                <w:top w:val="none" w:sz="0" w:space="0" w:color="auto"/>
                <w:left w:val="none" w:sz="0" w:space="0" w:color="auto"/>
                <w:bottom w:val="none" w:sz="0" w:space="0" w:color="auto"/>
                <w:right w:val="none" w:sz="0" w:space="0" w:color="auto"/>
              </w:divBdr>
            </w:div>
            <w:div w:id="807670301">
              <w:marLeft w:val="0"/>
              <w:marRight w:val="0"/>
              <w:marTop w:val="0"/>
              <w:marBottom w:val="0"/>
              <w:divBdr>
                <w:top w:val="none" w:sz="0" w:space="0" w:color="auto"/>
                <w:left w:val="none" w:sz="0" w:space="0" w:color="auto"/>
                <w:bottom w:val="none" w:sz="0" w:space="0" w:color="auto"/>
                <w:right w:val="none" w:sz="0" w:space="0" w:color="auto"/>
              </w:divBdr>
            </w:div>
            <w:div w:id="2052221604">
              <w:marLeft w:val="0"/>
              <w:marRight w:val="0"/>
              <w:marTop w:val="0"/>
              <w:marBottom w:val="0"/>
              <w:divBdr>
                <w:top w:val="none" w:sz="0" w:space="0" w:color="auto"/>
                <w:left w:val="none" w:sz="0" w:space="0" w:color="auto"/>
                <w:bottom w:val="none" w:sz="0" w:space="0" w:color="auto"/>
                <w:right w:val="none" w:sz="0" w:space="0" w:color="auto"/>
              </w:divBdr>
            </w:div>
            <w:div w:id="1195146658">
              <w:marLeft w:val="0"/>
              <w:marRight w:val="0"/>
              <w:marTop w:val="0"/>
              <w:marBottom w:val="0"/>
              <w:divBdr>
                <w:top w:val="none" w:sz="0" w:space="0" w:color="auto"/>
                <w:left w:val="none" w:sz="0" w:space="0" w:color="auto"/>
                <w:bottom w:val="none" w:sz="0" w:space="0" w:color="auto"/>
                <w:right w:val="none" w:sz="0" w:space="0" w:color="auto"/>
              </w:divBdr>
            </w:div>
            <w:div w:id="1332484518">
              <w:marLeft w:val="0"/>
              <w:marRight w:val="0"/>
              <w:marTop w:val="0"/>
              <w:marBottom w:val="0"/>
              <w:divBdr>
                <w:top w:val="none" w:sz="0" w:space="0" w:color="auto"/>
                <w:left w:val="none" w:sz="0" w:space="0" w:color="auto"/>
                <w:bottom w:val="none" w:sz="0" w:space="0" w:color="auto"/>
                <w:right w:val="none" w:sz="0" w:space="0" w:color="auto"/>
              </w:divBdr>
            </w:div>
            <w:div w:id="345517752">
              <w:marLeft w:val="0"/>
              <w:marRight w:val="0"/>
              <w:marTop w:val="0"/>
              <w:marBottom w:val="0"/>
              <w:divBdr>
                <w:top w:val="none" w:sz="0" w:space="0" w:color="auto"/>
                <w:left w:val="none" w:sz="0" w:space="0" w:color="auto"/>
                <w:bottom w:val="none" w:sz="0" w:space="0" w:color="auto"/>
                <w:right w:val="none" w:sz="0" w:space="0" w:color="auto"/>
              </w:divBdr>
            </w:div>
            <w:div w:id="1291595025">
              <w:marLeft w:val="0"/>
              <w:marRight w:val="0"/>
              <w:marTop w:val="0"/>
              <w:marBottom w:val="0"/>
              <w:divBdr>
                <w:top w:val="none" w:sz="0" w:space="0" w:color="auto"/>
                <w:left w:val="none" w:sz="0" w:space="0" w:color="auto"/>
                <w:bottom w:val="none" w:sz="0" w:space="0" w:color="auto"/>
                <w:right w:val="none" w:sz="0" w:space="0" w:color="auto"/>
              </w:divBdr>
            </w:div>
            <w:div w:id="2106031466">
              <w:marLeft w:val="0"/>
              <w:marRight w:val="0"/>
              <w:marTop w:val="0"/>
              <w:marBottom w:val="0"/>
              <w:divBdr>
                <w:top w:val="none" w:sz="0" w:space="0" w:color="auto"/>
                <w:left w:val="none" w:sz="0" w:space="0" w:color="auto"/>
                <w:bottom w:val="none" w:sz="0" w:space="0" w:color="auto"/>
                <w:right w:val="none" w:sz="0" w:space="0" w:color="auto"/>
              </w:divBdr>
            </w:div>
            <w:div w:id="118106723">
              <w:marLeft w:val="0"/>
              <w:marRight w:val="0"/>
              <w:marTop w:val="0"/>
              <w:marBottom w:val="0"/>
              <w:divBdr>
                <w:top w:val="none" w:sz="0" w:space="0" w:color="auto"/>
                <w:left w:val="none" w:sz="0" w:space="0" w:color="auto"/>
                <w:bottom w:val="none" w:sz="0" w:space="0" w:color="auto"/>
                <w:right w:val="none" w:sz="0" w:space="0" w:color="auto"/>
              </w:divBdr>
            </w:div>
            <w:div w:id="695346826">
              <w:marLeft w:val="0"/>
              <w:marRight w:val="0"/>
              <w:marTop w:val="0"/>
              <w:marBottom w:val="0"/>
              <w:divBdr>
                <w:top w:val="none" w:sz="0" w:space="0" w:color="auto"/>
                <w:left w:val="none" w:sz="0" w:space="0" w:color="auto"/>
                <w:bottom w:val="none" w:sz="0" w:space="0" w:color="auto"/>
                <w:right w:val="none" w:sz="0" w:space="0" w:color="auto"/>
              </w:divBdr>
            </w:div>
            <w:div w:id="169024213">
              <w:marLeft w:val="0"/>
              <w:marRight w:val="0"/>
              <w:marTop w:val="0"/>
              <w:marBottom w:val="0"/>
              <w:divBdr>
                <w:top w:val="none" w:sz="0" w:space="0" w:color="auto"/>
                <w:left w:val="none" w:sz="0" w:space="0" w:color="auto"/>
                <w:bottom w:val="none" w:sz="0" w:space="0" w:color="auto"/>
                <w:right w:val="none" w:sz="0" w:space="0" w:color="auto"/>
              </w:divBdr>
            </w:div>
            <w:div w:id="1832943358">
              <w:marLeft w:val="0"/>
              <w:marRight w:val="0"/>
              <w:marTop w:val="0"/>
              <w:marBottom w:val="0"/>
              <w:divBdr>
                <w:top w:val="none" w:sz="0" w:space="0" w:color="auto"/>
                <w:left w:val="none" w:sz="0" w:space="0" w:color="auto"/>
                <w:bottom w:val="none" w:sz="0" w:space="0" w:color="auto"/>
                <w:right w:val="none" w:sz="0" w:space="0" w:color="auto"/>
              </w:divBdr>
            </w:div>
            <w:div w:id="211163510">
              <w:marLeft w:val="0"/>
              <w:marRight w:val="0"/>
              <w:marTop w:val="0"/>
              <w:marBottom w:val="0"/>
              <w:divBdr>
                <w:top w:val="none" w:sz="0" w:space="0" w:color="auto"/>
                <w:left w:val="none" w:sz="0" w:space="0" w:color="auto"/>
                <w:bottom w:val="none" w:sz="0" w:space="0" w:color="auto"/>
                <w:right w:val="none" w:sz="0" w:space="0" w:color="auto"/>
              </w:divBdr>
            </w:div>
            <w:div w:id="1171457535">
              <w:marLeft w:val="0"/>
              <w:marRight w:val="0"/>
              <w:marTop w:val="0"/>
              <w:marBottom w:val="0"/>
              <w:divBdr>
                <w:top w:val="none" w:sz="0" w:space="0" w:color="auto"/>
                <w:left w:val="none" w:sz="0" w:space="0" w:color="auto"/>
                <w:bottom w:val="none" w:sz="0" w:space="0" w:color="auto"/>
                <w:right w:val="none" w:sz="0" w:space="0" w:color="auto"/>
              </w:divBdr>
            </w:div>
            <w:div w:id="11884521">
              <w:marLeft w:val="0"/>
              <w:marRight w:val="0"/>
              <w:marTop w:val="0"/>
              <w:marBottom w:val="0"/>
              <w:divBdr>
                <w:top w:val="none" w:sz="0" w:space="0" w:color="auto"/>
                <w:left w:val="none" w:sz="0" w:space="0" w:color="auto"/>
                <w:bottom w:val="none" w:sz="0" w:space="0" w:color="auto"/>
                <w:right w:val="none" w:sz="0" w:space="0" w:color="auto"/>
              </w:divBdr>
            </w:div>
            <w:div w:id="459496262">
              <w:marLeft w:val="0"/>
              <w:marRight w:val="0"/>
              <w:marTop w:val="0"/>
              <w:marBottom w:val="0"/>
              <w:divBdr>
                <w:top w:val="none" w:sz="0" w:space="0" w:color="auto"/>
                <w:left w:val="none" w:sz="0" w:space="0" w:color="auto"/>
                <w:bottom w:val="none" w:sz="0" w:space="0" w:color="auto"/>
                <w:right w:val="none" w:sz="0" w:space="0" w:color="auto"/>
              </w:divBdr>
            </w:div>
            <w:div w:id="619842108">
              <w:marLeft w:val="0"/>
              <w:marRight w:val="0"/>
              <w:marTop w:val="0"/>
              <w:marBottom w:val="0"/>
              <w:divBdr>
                <w:top w:val="none" w:sz="0" w:space="0" w:color="auto"/>
                <w:left w:val="none" w:sz="0" w:space="0" w:color="auto"/>
                <w:bottom w:val="none" w:sz="0" w:space="0" w:color="auto"/>
                <w:right w:val="none" w:sz="0" w:space="0" w:color="auto"/>
              </w:divBdr>
            </w:div>
            <w:div w:id="817961764">
              <w:marLeft w:val="0"/>
              <w:marRight w:val="0"/>
              <w:marTop w:val="0"/>
              <w:marBottom w:val="0"/>
              <w:divBdr>
                <w:top w:val="none" w:sz="0" w:space="0" w:color="auto"/>
                <w:left w:val="none" w:sz="0" w:space="0" w:color="auto"/>
                <w:bottom w:val="none" w:sz="0" w:space="0" w:color="auto"/>
                <w:right w:val="none" w:sz="0" w:space="0" w:color="auto"/>
              </w:divBdr>
            </w:div>
            <w:div w:id="1144855529">
              <w:marLeft w:val="0"/>
              <w:marRight w:val="0"/>
              <w:marTop w:val="0"/>
              <w:marBottom w:val="0"/>
              <w:divBdr>
                <w:top w:val="none" w:sz="0" w:space="0" w:color="auto"/>
                <w:left w:val="none" w:sz="0" w:space="0" w:color="auto"/>
                <w:bottom w:val="none" w:sz="0" w:space="0" w:color="auto"/>
                <w:right w:val="none" w:sz="0" w:space="0" w:color="auto"/>
              </w:divBdr>
            </w:div>
            <w:div w:id="1006977492">
              <w:marLeft w:val="0"/>
              <w:marRight w:val="0"/>
              <w:marTop w:val="0"/>
              <w:marBottom w:val="0"/>
              <w:divBdr>
                <w:top w:val="none" w:sz="0" w:space="0" w:color="auto"/>
                <w:left w:val="none" w:sz="0" w:space="0" w:color="auto"/>
                <w:bottom w:val="none" w:sz="0" w:space="0" w:color="auto"/>
                <w:right w:val="none" w:sz="0" w:space="0" w:color="auto"/>
              </w:divBdr>
            </w:div>
            <w:div w:id="1945259862">
              <w:marLeft w:val="0"/>
              <w:marRight w:val="0"/>
              <w:marTop w:val="0"/>
              <w:marBottom w:val="0"/>
              <w:divBdr>
                <w:top w:val="none" w:sz="0" w:space="0" w:color="auto"/>
                <w:left w:val="none" w:sz="0" w:space="0" w:color="auto"/>
                <w:bottom w:val="none" w:sz="0" w:space="0" w:color="auto"/>
                <w:right w:val="none" w:sz="0" w:space="0" w:color="auto"/>
              </w:divBdr>
            </w:div>
            <w:div w:id="795149029">
              <w:marLeft w:val="0"/>
              <w:marRight w:val="0"/>
              <w:marTop w:val="0"/>
              <w:marBottom w:val="0"/>
              <w:divBdr>
                <w:top w:val="none" w:sz="0" w:space="0" w:color="auto"/>
                <w:left w:val="none" w:sz="0" w:space="0" w:color="auto"/>
                <w:bottom w:val="none" w:sz="0" w:space="0" w:color="auto"/>
                <w:right w:val="none" w:sz="0" w:space="0" w:color="auto"/>
              </w:divBdr>
            </w:div>
            <w:div w:id="442261212">
              <w:marLeft w:val="0"/>
              <w:marRight w:val="0"/>
              <w:marTop w:val="0"/>
              <w:marBottom w:val="0"/>
              <w:divBdr>
                <w:top w:val="none" w:sz="0" w:space="0" w:color="auto"/>
                <w:left w:val="none" w:sz="0" w:space="0" w:color="auto"/>
                <w:bottom w:val="none" w:sz="0" w:space="0" w:color="auto"/>
                <w:right w:val="none" w:sz="0" w:space="0" w:color="auto"/>
              </w:divBdr>
            </w:div>
            <w:div w:id="932204034">
              <w:marLeft w:val="0"/>
              <w:marRight w:val="0"/>
              <w:marTop w:val="0"/>
              <w:marBottom w:val="0"/>
              <w:divBdr>
                <w:top w:val="none" w:sz="0" w:space="0" w:color="auto"/>
                <w:left w:val="none" w:sz="0" w:space="0" w:color="auto"/>
                <w:bottom w:val="none" w:sz="0" w:space="0" w:color="auto"/>
                <w:right w:val="none" w:sz="0" w:space="0" w:color="auto"/>
              </w:divBdr>
            </w:div>
            <w:div w:id="855271336">
              <w:marLeft w:val="0"/>
              <w:marRight w:val="0"/>
              <w:marTop w:val="0"/>
              <w:marBottom w:val="0"/>
              <w:divBdr>
                <w:top w:val="none" w:sz="0" w:space="0" w:color="auto"/>
                <w:left w:val="none" w:sz="0" w:space="0" w:color="auto"/>
                <w:bottom w:val="none" w:sz="0" w:space="0" w:color="auto"/>
                <w:right w:val="none" w:sz="0" w:space="0" w:color="auto"/>
              </w:divBdr>
            </w:div>
            <w:div w:id="1111165247">
              <w:marLeft w:val="0"/>
              <w:marRight w:val="0"/>
              <w:marTop w:val="0"/>
              <w:marBottom w:val="0"/>
              <w:divBdr>
                <w:top w:val="none" w:sz="0" w:space="0" w:color="auto"/>
                <w:left w:val="none" w:sz="0" w:space="0" w:color="auto"/>
                <w:bottom w:val="none" w:sz="0" w:space="0" w:color="auto"/>
                <w:right w:val="none" w:sz="0" w:space="0" w:color="auto"/>
              </w:divBdr>
            </w:div>
            <w:div w:id="1379744540">
              <w:marLeft w:val="0"/>
              <w:marRight w:val="0"/>
              <w:marTop w:val="0"/>
              <w:marBottom w:val="0"/>
              <w:divBdr>
                <w:top w:val="none" w:sz="0" w:space="0" w:color="auto"/>
                <w:left w:val="none" w:sz="0" w:space="0" w:color="auto"/>
                <w:bottom w:val="none" w:sz="0" w:space="0" w:color="auto"/>
                <w:right w:val="none" w:sz="0" w:space="0" w:color="auto"/>
              </w:divBdr>
            </w:div>
            <w:div w:id="679890966">
              <w:marLeft w:val="0"/>
              <w:marRight w:val="0"/>
              <w:marTop w:val="0"/>
              <w:marBottom w:val="0"/>
              <w:divBdr>
                <w:top w:val="none" w:sz="0" w:space="0" w:color="auto"/>
                <w:left w:val="none" w:sz="0" w:space="0" w:color="auto"/>
                <w:bottom w:val="none" w:sz="0" w:space="0" w:color="auto"/>
                <w:right w:val="none" w:sz="0" w:space="0" w:color="auto"/>
              </w:divBdr>
            </w:div>
            <w:div w:id="66266126">
              <w:marLeft w:val="0"/>
              <w:marRight w:val="0"/>
              <w:marTop w:val="0"/>
              <w:marBottom w:val="0"/>
              <w:divBdr>
                <w:top w:val="none" w:sz="0" w:space="0" w:color="auto"/>
                <w:left w:val="none" w:sz="0" w:space="0" w:color="auto"/>
                <w:bottom w:val="none" w:sz="0" w:space="0" w:color="auto"/>
                <w:right w:val="none" w:sz="0" w:space="0" w:color="auto"/>
              </w:divBdr>
            </w:div>
            <w:div w:id="1179123809">
              <w:marLeft w:val="0"/>
              <w:marRight w:val="0"/>
              <w:marTop w:val="0"/>
              <w:marBottom w:val="0"/>
              <w:divBdr>
                <w:top w:val="none" w:sz="0" w:space="0" w:color="auto"/>
                <w:left w:val="none" w:sz="0" w:space="0" w:color="auto"/>
                <w:bottom w:val="none" w:sz="0" w:space="0" w:color="auto"/>
                <w:right w:val="none" w:sz="0" w:space="0" w:color="auto"/>
              </w:divBdr>
            </w:div>
            <w:div w:id="321390892">
              <w:marLeft w:val="0"/>
              <w:marRight w:val="0"/>
              <w:marTop w:val="0"/>
              <w:marBottom w:val="0"/>
              <w:divBdr>
                <w:top w:val="none" w:sz="0" w:space="0" w:color="auto"/>
                <w:left w:val="none" w:sz="0" w:space="0" w:color="auto"/>
                <w:bottom w:val="none" w:sz="0" w:space="0" w:color="auto"/>
                <w:right w:val="none" w:sz="0" w:space="0" w:color="auto"/>
              </w:divBdr>
            </w:div>
            <w:div w:id="1574198827">
              <w:marLeft w:val="0"/>
              <w:marRight w:val="0"/>
              <w:marTop w:val="0"/>
              <w:marBottom w:val="0"/>
              <w:divBdr>
                <w:top w:val="none" w:sz="0" w:space="0" w:color="auto"/>
                <w:left w:val="none" w:sz="0" w:space="0" w:color="auto"/>
                <w:bottom w:val="none" w:sz="0" w:space="0" w:color="auto"/>
                <w:right w:val="none" w:sz="0" w:space="0" w:color="auto"/>
              </w:divBdr>
            </w:div>
            <w:div w:id="742409826">
              <w:marLeft w:val="0"/>
              <w:marRight w:val="0"/>
              <w:marTop w:val="0"/>
              <w:marBottom w:val="0"/>
              <w:divBdr>
                <w:top w:val="none" w:sz="0" w:space="0" w:color="auto"/>
                <w:left w:val="none" w:sz="0" w:space="0" w:color="auto"/>
                <w:bottom w:val="none" w:sz="0" w:space="0" w:color="auto"/>
                <w:right w:val="none" w:sz="0" w:space="0" w:color="auto"/>
              </w:divBdr>
            </w:div>
            <w:div w:id="751395233">
              <w:marLeft w:val="0"/>
              <w:marRight w:val="0"/>
              <w:marTop w:val="0"/>
              <w:marBottom w:val="0"/>
              <w:divBdr>
                <w:top w:val="none" w:sz="0" w:space="0" w:color="auto"/>
                <w:left w:val="none" w:sz="0" w:space="0" w:color="auto"/>
                <w:bottom w:val="none" w:sz="0" w:space="0" w:color="auto"/>
                <w:right w:val="none" w:sz="0" w:space="0" w:color="auto"/>
              </w:divBdr>
            </w:div>
            <w:div w:id="262151008">
              <w:marLeft w:val="0"/>
              <w:marRight w:val="0"/>
              <w:marTop w:val="0"/>
              <w:marBottom w:val="0"/>
              <w:divBdr>
                <w:top w:val="none" w:sz="0" w:space="0" w:color="auto"/>
                <w:left w:val="none" w:sz="0" w:space="0" w:color="auto"/>
                <w:bottom w:val="none" w:sz="0" w:space="0" w:color="auto"/>
                <w:right w:val="none" w:sz="0" w:space="0" w:color="auto"/>
              </w:divBdr>
            </w:div>
            <w:div w:id="802621658">
              <w:marLeft w:val="0"/>
              <w:marRight w:val="0"/>
              <w:marTop w:val="0"/>
              <w:marBottom w:val="0"/>
              <w:divBdr>
                <w:top w:val="none" w:sz="0" w:space="0" w:color="auto"/>
                <w:left w:val="none" w:sz="0" w:space="0" w:color="auto"/>
                <w:bottom w:val="none" w:sz="0" w:space="0" w:color="auto"/>
                <w:right w:val="none" w:sz="0" w:space="0" w:color="auto"/>
              </w:divBdr>
            </w:div>
            <w:div w:id="575093214">
              <w:marLeft w:val="0"/>
              <w:marRight w:val="0"/>
              <w:marTop w:val="0"/>
              <w:marBottom w:val="0"/>
              <w:divBdr>
                <w:top w:val="none" w:sz="0" w:space="0" w:color="auto"/>
                <w:left w:val="none" w:sz="0" w:space="0" w:color="auto"/>
                <w:bottom w:val="none" w:sz="0" w:space="0" w:color="auto"/>
                <w:right w:val="none" w:sz="0" w:space="0" w:color="auto"/>
              </w:divBdr>
            </w:div>
            <w:div w:id="477110531">
              <w:marLeft w:val="0"/>
              <w:marRight w:val="0"/>
              <w:marTop w:val="0"/>
              <w:marBottom w:val="0"/>
              <w:divBdr>
                <w:top w:val="none" w:sz="0" w:space="0" w:color="auto"/>
                <w:left w:val="none" w:sz="0" w:space="0" w:color="auto"/>
                <w:bottom w:val="none" w:sz="0" w:space="0" w:color="auto"/>
                <w:right w:val="none" w:sz="0" w:space="0" w:color="auto"/>
              </w:divBdr>
            </w:div>
            <w:div w:id="195896112">
              <w:marLeft w:val="0"/>
              <w:marRight w:val="0"/>
              <w:marTop w:val="0"/>
              <w:marBottom w:val="0"/>
              <w:divBdr>
                <w:top w:val="none" w:sz="0" w:space="0" w:color="auto"/>
                <w:left w:val="none" w:sz="0" w:space="0" w:color="auto"/>
                <w:bottom w:val="none" w:sz="0" w:space="0" w:color="auto"/>
                <w:right w:val="none" w:sz="0" w:space="0" w:color="auto"/>
              </w:divBdr>
            </w:div>
            <w:div w:id="60948611">
              <w:marLeft w:val="0"/>
              <w:marRight w:val="0"/>
              <w:marTop w:val="0"/>
              <w:marBottom w:val="0"/>
              <w:divBdr>
                <w:top w:val="none" w:sz="0" w:space="0" w:color="auto"/>
                <w:left w:val="none" w:sz="0" w:space="0" w:color="auto"/>
                <w:bottom w:val="none" w:sz="0" w:space="0" w:color="auto"/>
                <w:right w:val="none" w:sz="0" w:space="0" w:color="auto"/>
              </w:divBdr>
            </w:div>
            <w:div w:id="556432054">
              <w:marLeft w:val="0"/>
              <w:marRight w:val="0"/>
              <w:marTop w:val="0"/>
              <w:marBottom w:val="0"/>
              <w:divBdr>
                <w:top w:val="none" w:sz="0" w:space="0" w:color="auto"/>
                <w:left w:val="none" w:sz="0" w:space="0" w:color="auto"/>
                <w:bottom w:val="none" w:sz="0" w:space="0" w:color="auto"/>
                <w:right w:val="none" w:sz="0" w:space="0" w:color="auto"/>
              </w:divBdr>
            </w:div>
            <w:div w:id="1396397074">
              <w:marLeft w:val="0"/>
              <w:marRight w:val="0"/>
              <w:marTop w:val="0"/>
              <w:marBottom w:val="0"/>
              <w:divBdr>
                <w:top w:val="none" w:sz="0" w:space="0" w:color="auto"/>
                <w:left w:val="none" w:sz="0" w:space="0" w:color="auto"/>
                <w:bottom w:val="none" w:sz="0" w:space="0" w:color="auto"/>
                <w:right w:val="none" w:sz="0" w:space="0" w:color="auto"/>
              </w:divBdr>
            </w:div>
            <w:div w:id="1023631396">
              <w:marLeft w:val="0"/>
              <w:marRight w:val="0"/>
              <w:marTop w:val="0"/>
              <w:marBottom w:val="0"/>
              <w:divBdr>
                <w:top w:val="none" w:sz="0" w:space="0" w:color="auto"/>
                <w:left w:val="none" w:sz="0" w:space="0" w:color="auto"/>
                <w:bottom w:val="none" w:sz="0" w:space="0" w:color="auto"/>
                <w:right w:val="none" w:sz="0" w:space="0" w:color="auto"/>
              </w:divBdr>
              <w:divsChild>
                <w:div w:id="1172641436">
                  <w:marLeft w:val="0"/>
                  <w:marRight w:val="0"/>
                  <w:marTop w:val="0"/>
                  <w:marBottom w:val="0"/>
                  <w:divBdr>
                    <w:top w:val="none" w:sz="0" w:space="0" w:color="auto"/>
                    <w:left w:val="none" w:sz="0" w:space="0" w:color="auto"/>
                    <w:bottom w:val="none" w:sz="0" w:space="0" w:color="auto"/>
                    <w:right w:val="none" w:sz="0" w:space="0" w:color="auto"/>
                  </w:divBdr>
                </w:div>
                <w:div w:id="1866167380">
                  <w:marLeft w:val="0"/>
                  <w:marRight w:val="0"/>
                  <w:marTop w:val="0"/>
                  <w:marBottom w:val="0"/>
                  <w:divBdr>
                    <w:top w:val="none" w:sz="0" w:space="0" w:color="auto"/>
                    <w:left w:val="none" w:sz="0" w:space="0" w:color="auto"/>
                    <w:bottom w:val="none" w:sz="0" w:space="0" w:color="auto"/>
                    <w:right w:val="none" w:sz="0" w:space="0" w:color="auto"/>
                  </w:divBdr>
                </w:div>
                <w:div w:id="2017073795">
                  <w:marLeft w:val="0"/>
                  <w:marRight w:val="0"/>
                  <w:marTop w:val="0"/>
                  <w:marBottom w:val="0"/>
                  <w:divBdr>
                    <w:top w:val="none" w:sz="0" w:space="0" w:color="auto"/>
                    <w:left w:val="none" w:sz="0" w:space="0" w:color="auto"/>
                    <w:bottom w:val="none" w:sz="0" w:space="0" w:color="auto"/>
                    <w:right w:val="none" w:sz="0" w:space="0" w:color="auto"/>
                  </w:divBdr>
                </w:div>
                <w:div w:id="402602753">
                  <w:marLeft w:val="0"/>
                  <w:marRight w:val="0"/>
                  <w:marTop w:val="0"/>
                  <w:marBottom w:val="0"/>
                  <w:divBdr>
                    <w:top w:val="none" w:sz="0" w:space="0" w:color="auto"/>
                    <w:left w:val="none" w:sz="0" w:space="0" w:color="auto"/>
                    <w:bottom w:val="none" w:sz="0" w:space="0" w:color="auto"/>
                    <w:right w:val="none" w:sz="0" w:space="0" w:color="auto"/>
                  </w:divBdr>
                </w:div>
                <w:div w:id="531387204">
                  <w:marLeft w:val="0"/>
                  <w:marRight w:val="0"/>
                  <w:marTop w:val="0"/>
                  <w:marBottom w:val="0"/>
                  <w:divBdr>
                    <w:top w:val="none" w:sz="0" w:space="0" w:color="auto"/>
                    <w:left w:val="none" w:sz="0" w:space="0" w:color="auto"/>
                    <w:bottom w:val="none" w:sz="0" w:space="0" w:color="auto"/>
                    <w:right w:val="none" w:sz="0" w:space="0" w:color="auto"/>
                  </w:divBdr>
                </w:div>
                <w:div w:id="1845627064">
                  <w:marLeft w:val="0"/>
                  <w:marRight w:val="0"/>
                  <w:marTop w:val="0"/>
                  <w:marBottom w:val="0"/>
                  <w:divBdr>
                    <w:top w:val="none" w:sz="0" w:space="0" w:color="auto"/>
                    <w:left w:val="none" w:sz="0" w:space="0" w:color="auto"/>
                    <w:bottom w:val="none" w:sz="0" w:space="0" w:color="auto"/>
                    <w:right w:val="none" w:sz="0" w:space="0" w:color="auto"/>
                  </w:divBdr>
                </w:div>
                <w:div w:id="2041928585">
                  <w:marLeft w:val="0"/>
                  <w:marRight w:val="0"/>
                  <w:marTop w:val="0"/>
                  <w:marBottom w:val="0"/>
                  <w:divBdr>
                    <w:top w:val="none" w:sz="0" w:space="0" w:color="auto"/>
                    <w:left w:val="none" w:sz="0" w:space="0" w:color="auto"/>
                    <w:bottom w:val="none" w:sz="0" w:space="0" w:color="auto"/>
                    <w:right w:val="none" w:sz="0" w:space="0" w:color="auto"/>
                  </w:divBdr>
                </w:div>
                <w:div w:id="1110974235">
                  <w:marLeft w:val="0"/>
                  <w:marRight w:val="0"/>
                  <w:marTop w:val="0"/>
                  <w:marBottom w:val="0"/>
                  <w:divBdr>
                    <w:top w:val="none" w:sz="0" w:space="0" w:color="auto"/>
                    <w:left w:val="none" w:sz="0" w:space="0" w:color="auto"/>
                    <w:bottom w:val="none" w:sz="0" w:space="0" w:color="auto"/>
                    <w:right w:val="none" w:sz="0" w:space="0" w:color="auto"/>
                  </w:divBdr>
                </w:div>
                <w:div w:id="1575124064">
                  <w:marLeft w:val="0"/>
                  <w:marRight w:val="0"/>
                  <w:marTop w:val="0"/>
                  <w:marBottom w:val="0"/>
                  <w:divBdr>
                    <w:top w:val="none" w:sz="0" w:space="0" w:color="auto"/>
                    <w:left w:val="none" w:sz="0" w:space="0" w:color="auto"/>
                    <w:bottom w:val="none" w:sz="0" w:space="0" w:color="auto"/>
                    <w:right w:val="none" w:sz="0" w:space="0" w:color="auto"/>
                  </w:divBdr>
                </w:div>
                <w:div w:id="259871770">
                  <w:marLeft w:val="0"/>
                  <w:marRight w:val="0"/>
                  <w:marTop w:val="0"/>
                  <w:marBottom w:val="0"/>
                  <w:divBdr>
                    <w:top w:val="none" w:sz="0" w:space="0" w:color="auto"/>
                    <w:left w:val="none" w:sz="0" w:space="0" w:color="auto"/>
                    <w:bottom w:val="none" w:sz="0" w:space="0" w:color="auto"/>
                    <w:right w:val="none" w:sz="0" w:space="0" w:color="auto"/>
                  </w:divBdr>
                </w:div>
                <w:div w:id="279461042">
                  <w:marLeft w:val="0"/>
                  <w:marRight w:val="0"/>
                  <w:marTop w:val="0"/>
                  <w:marBottom w:val="0"/>
                  <w:divBdr>
                    <w:top w:val="none" w:sz="0" w:space="0" w:color="auto"/>
                    <w:left w:val="none" w:sz="0" w:space="0" w:color="auto"/>
                    <w:bottom w:val="none" w:sz="0" w:space="0" w:color="auto"/>
                    <w:right w:val="none" w:sz="0" w:space="0" w:color="auto"/>
                  </w:divBdr>
                </w:div>
                <w:div w:id="373970437">
                  <w:marLeft w:val="0"/>
                  <w:marRight w:val="0"/>
                  <w:marTop w:val="0"/>
                  <w:marBottom w:val="0"/>
                  <w:divBdr>
                    <w:top w:val="none" w:sz="0" w:space="0" w:color="auto"/>
                    <w:left w:val="none" w:sz="0" w:space="0" w:color="auto"/>
                    <w:bottom w:val="none" w:sz="0" w:space="0" w:color="auto"/>
                    <w:right w:val="none" w:sz="0" w:space="0" w:color="auto"/>
                  </w:divBdr>
                </w:div>
                <w:div w:id="638221924">
                  <w:marLeft w:val="0"/>
                  <w:marRight w:val="0"/>
                  <w:marTop w:val="0"/>
                  <w:marBottom w:val="0"/>
                  <w:divBdr>
                    <w:top w:val="none" w:sz="0" w:space="0" w:color="auto"/>
                    <w:left w:val="none" w:sz="0" w:space="0" w:color="auto"/>
                    <w:bottom w:val="none" w:sz="0" w:space="0" w:color="auto"/>
                    <w:right w:val="none" w:sz="0" w:space="0" w:color="auto"/>
                  </w:divBdr>
                </w:div>
                <w:div w:id="1698508705">
                  <w:marLeft w:val="0"/>
                  <w:marRight w:val="0"/>
                  <w:marTop w:val="0"/>
                  <w:marBottom w:val="0"/>
                  <w:divBdr>
                    <w:top w:val="none" w:sz="0" w:space="0" w:color="auto"/>
                    <w:left w:val="none" w:sz="0" w:space="0" w:color="auto"/>
                    <w:bottom w:val="none" w:sz="0" w:space="0" w:color="auto"/>
                    <w:right w:val="none" w:sz="0" w:space="0" w:color="auto"/>
                  </w:divBdr>
                </w:div>
                <w:div w:id="952202395">
                  <w:marLeft w:val="0"/>
                  <w:marRight w:val="0"/>
                  <w:marTop w:val="0"/>
                  <w:marBottom w:val="0"/>
                  <w:divBdr>
                    <w:top w:val="none" w:sz="0" w:space="0" w:color="auto"/>
                    <w:left w:val="none" w:sz="0" w:space="0" w:color="auto"/>
                    <w:bottom w:val="none" w:sz="0" w:space="0" w:color="auto"/>
                    <w:right w:val="none" w:sz="0" w:space="0" w:color="auto"/>
                  </w:divBdr>
                </w:div>
                <w:div w:id="306282395">
                  <w:marLeft w:val="0"/>
                  <w:marRight w:val="0"/>
                  <w:marTop w:val="0"/>
                  <w:marBottom w:val="0"/>
                  <w:divBdr>
                    <w:top w:val="none" w:sz="0" w:space="0" w:color="auto"/>
                    <w:left w:val="none" w:sz="0" w:space="0" w:color="auto"/>
                    <w:bottom w:val="none" w:sz="0" w:space="0" w:color="auto"/>
                    <w:right w:val="none" w:sz="0" w:space="0" w:color="auto"/>
                  </w:divBdr>
                </w:div>
                <w:div w:id="140512260">
                  <w:marLeft w:val="0"/>
                  <w:marRight w:val="0"/>
                  <w:marTop w:val="0"/>
                  <w:marBottom w:val="0"/>
                  <w:divBdr>
                    <w:top w:val="none" w:sz="0" w:space="0" w:color="auto"/>
                    <w:left w:val="none" w:sz="0" w:space="0" w:color="auto"/>
                    <w:bottom w:val="none" w:sz="0" w:space="0" w:color="auto"/>
                    <w:right w:val="none" w:sz="0" w:space="0" w:color="auto"/>
                  </w:divBdr>
                </w:div>
                <w:div w:id="240801083">
                  <w:marLeft w:val="0"/>
                  <w:marRight w:val="0"/>
                  <w:marTop w:val="0"/>
                  <w:marBottom w:val="0"/>
                  <w:divBdr>
                    <w:top w:val="none" w:sz="0" w:space="0" w:color="auto"/>
                    <w:left w:val="none" w:sz="0" w:space="0" w:color="auto"/>
                    <w:bottom w:val="none" w:sz="0" w:space="0" w:color="auto"/>
                    <w:right w:val="none" w:sz="0" w:space="0" w:color="auto"/>
                  </w:divBdr>
                </w:div>
                <w:div w:id="1390810941">
                  <w:marLeft w:val="0"/>
                  <w:marRight w:val="0"/>
                  <w:marTop w:val="0"/>
                  <w:marBottom w:val="0"/>
                  <w:divBdr>
                    <w:top w:val="none" w:sz="0" w:space="0" w:color="auto"/>
                    <w:left w:val="none" w:sz="0" w:space="0" w:color="auto"/>
                    <w:bottom w:val="none" w:sz="0" w:space="0" w:color="auto"/>
                    <w:right w:val="none" w:sz="0" w:space="0" w:color="auto"/>
                  </w:divBdr>
                </w:div>
                <w:div w:id="278342846">
                  <w:marLeft w:val="0"/>
                  <w:marRight w:val="0"/>
                  <w:marTop w:val="0"/>
                  <w:marBottom w:val="0"/>
                  <w:divBdr>
                    <w:top w:val="none" w:sz="0" w:space="0" w:color="auto"/>
                    <w:left w:val="none" w:sz="0" w:space="0" w:color="auto"/>
                    <w:bottom w:val="none" w:sz="0" w:space="0" w:color="auto"/>
                    <w:right w:val="none" w:sz="0" w:space="0" w:color="auto"/>
                  </w:divBdr>
                </w:div>
                <w:div w:id="196939004">
                  <w:marLeft w:val="0"/>
                  <w:marRight w:val="0"/>
                  <w:marTop w:val="0"/>
                  <w:marBottom w:val="0"/>
                  <w:divBdr>
                    <w:top w:val="none" w:sz="0" w:space="0" w:color="auto"/>
                    <w:left w:val="none" w:sz="0" w:space="0" w:color="auto"/>
                    <w:bottom w:val="none" w:sz="0" w:space="0" w:color="auto"/>
                    <w:right w:val="none" w:sz="0" w:space="0" w:color="auto"/>
                  </w:divBdr>
                </w:div>
                <w:div w:id="590938824">
                  <w:marLeft w:val="0"/>
                  <w:marRight w:val="0"/>
                  <w:marTop w:val="0"/>
                  <w:marBottom w:val="0"/>
                  <w:divBdr>
                    <w:top w:val="none" w:sz="0" w:space="0" w:color="auto"/>
                    <w:left w:val="none" w:sz="0" w:space="0" w:color="auto"/>
                    <w:bottom w:val="none" w:sz="0" w:space="0" w:color="auto"/>
                    <w:right w:val="none" w:sz="0" w:space="0" w:color="auto"/>
                  </w:divBdr>
                </w:div>
                <w:div w:id="906692819">
                  <w:marLeft w:val="0"/>
                  <w:marRight w:val="0"/>
                  <w:marTop w:val="0"/>
                  <w:marBottom w:val="0"/>
                  <w:divBdr>
                    <w:top w:val="none" w:sz="0" w:space="0" w:color="auto"/>
                    <w:left w:val="none" w:sz="0" w:space="0" w:color="auto"/>
                    <w:bottom w:val="none" w:sz="0" w:space="0" w:color="auto"/>
                    <w:right w:val="none" w:sz="0" w:space="0" w:color="auto"/>
                  </w:divBdr>
                </w:div>
                <w:div w:id="364600745">
                  <w:marLeft w:val="0"/>
                  <w:marRight w:val="0"/>
                  <w:marTop w:val="0"/>
                  <w:marBottom w:val="0"/>
                  <w:divBdr>
                    <w:top w:val="none" w:sz="0" w:space="0" w:color="auto"/>
                    <w:left w:val="none" w:sz="0" w:space="0" w:color="auto"/>
                    <w:bottom w:val="none" w:sz="0" w:space="0" w:color="auto"/>
                    <w:right w:val="none" w:sz="0" w:space="0" w:color="auto"/>
                  </w:divBdr>
                </w:div>
                <w:div w:id="797188813">
                  <w:marLeft w:val="0"/>
                  <w:marRight w:val="0"/>
                  <w:marTop w:val="0"/>
                  <w:marBottom w:val="0"/>
                  <w:divBdr>
                    <w:top w:val="none" w:sz="0" w:space="0" w:color="auto"/>
                    <w:left w:val="none" w:sz="0" w:space="0" w:color="auto"/>
                    <w:bottom w:val="none" w:sz="0" w:space="0" w:color="auto"/>
                    <w:right w:val="none" w:sz="0" w:space="0" w:color="auto"/>
                  </w:divBdr>
                </w:div>
                <w:div w:id="357005161">
                  <w:marLeft w:val="0"/>
                  <w:marRight w:val="0"/>
                  <w:marTop w:val="0"/>
                  <w:marBottom w:val="0"/>
                  <w:divBdr>
                    <w:top w:val="none" w:sz="0" w:space="0" w:color="auto"/>
                    <w:left w:val="none" w:sz="0" w:space="0" w:color="auto"/>
                    <w:bottom w:val="none" w:sz="0" w:space="0" w:color="auto"/>
                    <w:right w:val="none" w:sz="0" w:space="0" w:color="auto"/>
                  </w:divBdr>
                </w:div>
                <w:div w:id="662707899">
                  <w:marLeft w:val="0"/>
                  <w:marRight w:val="0"/>
                  <w:marTop w:val="0"/>
                  <w:marBottom w:val="0"/>
                  <w:divBdr>
                    <w:top w:val="none" w:sz="0" w:space="0" w:color="auto"/>
                    <w:left w:val="none" w:sz="0" w:space="0" w:color="auto"/>
                    <w:bottom w:val="none" w:sz="0" w:space="0" w:color="auto"/>
                    <w:right w:val="none" w:sz="0" w:space="0" w:color="auto"/>
                  </w:divBdr>
                </w:div>
                <w:div w:id="2030990241">
                  <w:marLeft w:val="0"/>
                  <w:marRight w:val="0"/>
                  <w:marTop w:val="0"/>
                  <w:marBottom w:val="0"/>
                  <w:divBdr>
                    <w:top w:val="none" w:sz="0" w:space="0" w:color="auto"/>
                    <w:left w:val="none" w:sz="0" w:space="0" w:color="auto"/>
                    <w:bottom w:val="none" w:sz="0" w:space="0" w:color="auto"/>
                    <w:right w:val="none" w:sz="0" w:space="0" w:color="auto"/>
                  </w:divBdr>
                </w:div>
                <w:div w:id="548221570">
                  <w:marLeft w:val="0"/>
                  <w:marRight w:val="0"/>
                  <w:marTop w:val="0"/>
                  <w:marBottom w:val="0"/>
                  <w:divBdr>
                    <w:top w:val="none" w:sz="0" w:space="0" w:color="auto"/>
                    <w:left w:val="none" w:sz="0" w:space="0" w:color="auto"/>
                    <w:bottom w:val="none" w:sz="0" w:space="0" w:color="auto"/>
                    <w:right w:val="none" w:sz="0" w:space="0" w:color="auto"/>
                  </w:divBdr>
                </w:div>
                <w:div w:id="1291978402">
                  <w:marLeft w:val="0"/>
                  <w:marRight w:val="0"/>
                  <w:marTop w:val="0"/>
                  <w:marBottom w:val="0"/>
                  <w:divBdr>
                    <w:top w:val="none" w:sz="0" w:space="0" w:color="auto"/>
                    <w:left w:val="none" w:sz="0" w:space="0" w:color="auto"/>
                    <w:bottom w:val="none" w:sz="0" w:space="0" w:color="auto"/>
                    <w:right w:val="none" w:sz="0" w:space="0" w:color="auto"/>
                  </w:divBdr>
                </w:div>
                <w:div w:id="1941839502">
                  <w:marLeft w:val="0"/>
                  <w:marRight w:val="0"/>
                  <w:marTop w:val="0"/>
                  <w:marBottom w:val="0"/>
                  <w:divBdr>
                    <w:top w:val="none" w:sz="0" w:space="0" w:color="auto"/>
                    <w:left w:val="none" w:sz="0" w:space="0" w:color="auto"/>
                    <w:bottom w:val="none" w:sz="0" w:space="0" w:color="auto"/>
                    <w:right w:val="none" w:sz="0" w:space="0" w:color="auto"/>
                  </w:divBdr>
                </w:div>
                <w:div w:id="833842673">
                  <w:marLeft w:val="0"/>
                  <w:marRight w:val="0"/>
                  <w:marTop w:val="0"/>
                  <w:marBottom w:val="0"/>
                  <w:divBdr>
                    <w:top w:val="none" w:sz="0" w:space="0" w:color="auto"/>
                    <w:left w:val="none" w:sz="0" w:space="0" w:color="auto"/>
                    <w:bottom w:val="none" w:sz="0" w:space="0" w:color="auto"/>
                    <w:right w:val="none" w:sz="0" w:space="0" w:color="auto"/>
                  </w:divBdr>
                </w:div>
                <w:div w:id="1445542715">
                  <w:marLeft w:val="0"/>
                  <w:marRight w:val="0"/>
                  <w:marTop w:val="0"/>
                  <w:marBottom w:val="0"/>
                  <w:divBdr>
                    <w:top w:val="none" w:sz="0" w:space="0" w:color="auto"/>
                    <w:left w:val="none" w:sz="0" w:space="0" w:color="auto"/>
                    <w:bottom w:val="none" w:sz="0" w:space="0" w:color="auto"/>
                    <w:right w:val="none" w:sz="0" w:space="0" w:color="auto"/>
                  </w:divBdr>
                </w:div>
                <w:div w:id="1712265493">
                  <w:marLeft w:val="0"/>
                  <w:marRight w:val="0"/>
                  <w:marTop w:val="0"/>
                  <w:marBottom w:val="0"/>
                  <w:divBdr>
                    <w:top w:val="none" w:sz="0" w:space="0" w:color="auto"/>
                    <w:left w:val="none" w:sz="0" w:space="0" w:color="auto"/>
                    <w:bottom w:val="none" w:sz="0" w:space="0" w:color="auto"/>
                    <w:right w:val="none" w:sz="0" w:space="0" w:color="auto"/>
                  </w:divBdr>
                </w:div>
                <w:div w:id="1380517860">
                  <w:marLeft w:val="0"/>
                  <w:marRight w:val="0"/>
                  <w:marTop w:val="0"/>
                  <w:marBottom w:val="0"/>
                  <w:divBdr>
                    <w:top w:val="none" w:sz="0" w:space="0" w:color="auto"/>
                    <w:left w:val="none" w:sz="0" w:space="0" w:color="auto"/>
                    <w:bottom w:val="none" w:sz="0" w:space="0" w:color="auto"/>
                    <w:right w:val="none" w:sz="0" w:space="0" w:color="auto"/>
                  </w:divBdr>
                </w:div>
                <w:div w:id="1108358323">
                  <w:marLeft w:val="0"/>
                  <w:marRight w:val="0"/>
                  <w:marTop w:val="0"/>
                  <w:marBottom w:val="0"/>
                  <w:divBdr>
                    <w:top w:val="none" w:sz="0" w:space="0" w:color="auto"/>
                    <w:left w:val="none" w:sz="0" w:space="0" w:color="auto"/>
                    <w:bottom w:val="none" w:sz="0" w:space="0" w:color="auto"/>
                    <w:right w:val="none" w:sz="0" w:space="0" w:color="auto"/>
                  </w:divBdr>
                </w:div>
                <w:div w:id="1271472564">
                  <w:marLeft w:val="0"/>
                  <w:marRight w:val="0"/>
                  <w:marTop w:val="0"/>
                  <w:marBottom w:val="0"/>
                  <w:divBdr>
                    <w:top w:val="none" w:sz="0" w:space="0" w:color="auto"/>
                    <w:left w:val="none" w:sz="0" w:space="0" w:color="auto"/>
                    <w:bottom w:val="none" w:sz="0" w:space="0" w:color="auto"/>
                    <w:right w:val="none" w:sz="0" w:space="0" w:color="auto"/>
                  </w:divBdr>
                </w:div>
                <w:div w:id="445925914">
                  <w:marLeft w:val="0"/>
                  <w:marRight w:val="0"/>
                  <w:marTop w:val="0"/>
                  <w:marBottom w:val="0"/>
                  <w:divBdr>
                    <w:top w:val="none" w:sz="0" w:space="0" w:color="auto"/>
                    <w:left w:val="none" w:sz="0" w:space="0" w:color="auto"/>
                    <w:bottom w:val="none" w:sz="0" w:space="0" w:color="auto"/>
                    <w:right w:val="none" w:sz="0" w:space="0" w:color="auto"/>
                  </w:divBdr>
                </w:div>
                <w:div w:id="1940142488">
                  <w:marLeft w:val="0"/>
                  <w:marRight w:val="0"/>
                  <w:marTop w:val="0"/>
                  <w:marBottom w:val="0"/>
                  <w:divBdr>
                    <w:top w:val="none" w:sz="0" w:space="0" w:color="auto"/>
                    <w:left w:val="none" w:sz="0" w:space="0" w:color="auto"/>
                    <w:bottom w:val="none" w:sz="0" w:space="0" w:color="auto"/>
                    <w:right w:val="none" w:sz="0" w:space="0" w:color="auto"/>
                  </w:divBdr>
                </w:div>
                <w:div w:id="92209274">
                  <w:marLeft w:val="0"/>
                  <w:marRight w:val="0"/>
                  <w:marTop w:val="0"/>
                  <w:marBottom w:val="0"/>
                  <w:divBdr>
                    <w:top w:val="none" w:sz="0" w:space="0" w:color="auto"/>
                    <w:left w:val="none" w:sz="0" w:space="0" w:color="auto"/>
                    <w:bottom w:val="none" w:sz="0" w:space="0" w:color="auto"/>
                    <w:right w:val="none" w:sz="0" w:space="0" w:color="auto"/>
                  </w:divBdr>
                </w:div>
                <w:div w:id="12415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50044">
      <w:bodyDiv w:val="1"/>
      <w:marLeft w:val="0"/>
      <w:marRight w:val="0"/>
      <w:marTop w:val="0"/>
      <w:marBottom w:val="0"/>
      <w:divBdr>
        <w:top w:val="none" w:sz="0" w:space="0" w:color="auto"/>
        <w:left w:val="none" w:sz="0" w:space="0" w:color="auto"/>
        <w:bottom w:val="none" w:sz="0" w:space="0" w:color="auto"/>
        <w:right w:val="none" w:sz="0" w:space="0" w:color="auto"/>
      </w:divBdr>
      <w:divsChild>
        <w:div w:id="100348195">
          <w:blockQuote w:val="1"/>
          <w:marLeft w:val="0"/>
          <w:marRight w:val="0"/>
          <w:marTop w:val="0"/>
          <w:marBottom w:val="405"/>
          <w:divBdr>
            <w:top w:val="none" w:sz="0" w:space="0" w:color="auto"/>
            <w:left w:val="single" w:sz="36" w:space="20" w:color="EEEEEE"/>
            <w:bottom w:val="none" w:sz="0" w:space="0" w:color="auto"/>
            <w:right w:val="none" w:sz="0" w:space="0" w:color="auto"/>
          </w:divBdr>
        </w:div>
        <w:div w:id="629633613">
          <w:blockQuote w:val="1"/>
          <w:marLeft w:val="0"/>
          <w:marRight w:val="0"/>
          <w:marTop w:val="0"/>
          <w:marBottom w:val="405"/>
          <w:divBdr>
            <w:top w:val="none" w:sz="0" w:space="0" w:color="auto"/>
            <w:left w:val="single" w:sz="36" w:space="20" w:color="EEEEEE"/>
            <w:bottom w:val="none" w:sz="0" w:space="0" w:color="auto"/>
            <w:right w:val="none" w:sz="0" w:space="0" w:color="auto"/>
          </w:divBdr>
        </w:div>
      </w:divsChild>
    </w:div>
    <w:div w:id="224417846">
      <w:bodyDiv w:val="1"/>
      <w:marLeft w:val="0"/>
      <w:marRight w:val="0"/>
      <w:marTop w:val="0"/>
      <w:marBottom w:val="0"/>
      <w:divBdr>
        <w:top w:val="none" w:sz="0" w:space="0" w:color="auto"/>
        <w:left w:val="none" w:sz="0" w:space="0" w:color="auto"/>
        <w:bottom w:val="none" w:sz="0" w:space="0" w:color="auto"/>
        <w:right w:val="none" w:sz="0" w:space="0" w:color="auto"/>
      </w:divBdr>
      <w:divsChild>
        <w:div w:id="1363359198">
          <w:blockQuote w:val="1"/>
          <w:marLeft w:val="0"/>
          <w:marRight w:val="0"/>
          <w:marTop w:val="0"/>
          <w:marBottom w:val="405"/>
          <w:divBdr>
            <w:top w:val="none" w:sz="0" w:space="0" w:color="auto"/>
            <w:left w:val="single" w:sz="36" w:space="20" w:color="EEEEEE"/>
            <w:bottom w:val="none" w:sz="0" w:space="0" w:color="auto"/>
            <w:right w:val="none" w:sz="0" w:space="0" w:color="auto"/>
          </w:divBdr>
        </w:div>
      </w:divsChild>
    </w:div>
    <w:div w:id="285434588">
      <w:bodyDiv w:val="1"/>
      <w:marLeft w:val="0"/>
      <w:marRight w:val="0"/>
      <w:marTop w:val="0"/>
      <w:marBottom w:val="0"/>
      <w:divBdr>
        <w:top w:val="none" w:sz="0" w:space="0" w:color="auto"/>
        <w:left w:val="none" w:sz="0" w:space="0" w:color="auto"/>
        <w:bottom w:val="none" w:sz="0" w:space="0" w:color="auto"/>
        <w:right w:val="none" w:sz="0" w:space="0" w:color="auto"/>
      </w:divBdr>
    </w:div>
    <w:div w:id="357437094">
      <w:bodyDiv w:val="1"/>
      <w:marLeft w:val="0"/>
      <w:marRight w:val="0"/>
      <w:marTop w:val="0"/>
      <w:marBottom w:val="0"/>
      <w:divBdr>
        <w:top w:val="none" w:sz="0" w:space="0" w:color="auto"/>
        <w:left w:val="none" w:sz="0" w:space="0" w:color="auto"/>
        <w:bottom w:val="none" w:sz="0" w:space="0" w:color="auto"/>
        <w:right w:val="none" w:sz="0" w:space="0" w:color="auto"/>
      </w:divBdr>
    </w:div>
    <w:div w:id="604580662">
      <w:bodyDiv w:val="1"/>
      <w:marLeft w:val="0"/>
      <w:marRight w:val="0"/>
      <w:marTop w:val="0"/>
      <w:marBottom w:val="0"/>
      <w:divBdr>
        <w:top w:val="none" w:sz="0" w:space="0" w:color="auto"/>
        <w:left w:val="none" w:sz="0" w:space="0" w:color="auto"/>
        <w:bottom w:val="none" w:sz="0" w:space="0" w:color="auto"/>
        <w:right w:val="none" w:sz="0" w:space="0" w:color="auto"/>
      </w:divBdr>
    </w:div>
    <w:div w:id="669723190">
      <w:bodyDiv w:val="1"/>
      <w:marLeft w:val="0"/>
      <w:marRight w:val="0"/>
      <w:marTop w:val="0"/>
      <w:marBottom w:val="0"/>
      <w:divBdr>
        <w:top w:val="none" w:sz="0" w:space="0" w:color="auto"/>
        <w:left w:val="none" w:sz="0" w:space="0" w:color="auto"/>
        <w:bottom w:val="none" w:sz="0" w:space="0" w:color="auto"/>
        <w:right w:val="none" w:sz="0" w:space="0" w:color="auto"/>
      </w:divBdr>
    </w:div>
    <w:div w:id="700283535">
      <w:bodyDiv w:val="1"/>
      <w:marLeft w:val="0"/>
      <w:marRight w:val="0"/>
      <w:marTop w:val="0"/>
      <w:marBottom w:val="0"/>
      <w:divBdr>
        <w:top w:val="none" w:sz="0" w:space="0" w:color="auto"/>
        <w:left w:val="none" w:sz="0" w:space="0" w:color="auto"/>
        <w:bottom w:val="none" w:sz="0" w:space="0" w:color="auto"/>
        <w:right w:val="none" w:sz="0" w:space="0" w:color="auto"/>
      </w:divBdr>
      <w:divsChild>
        <w:div w:id="2130736150">
          <w:blockQuote w:val="1"/>
          <w:marLeft w:val="0"/>
          <w:marRight w:val="0"/>
          <w:marTop w:val="0"/>
          <w:marBottom w:val="405"/>
          <w:divBdr>
            <w:top w:val="none" w:sz="0" w:space="0" w:color="auto"/>
            <w:left w:val="single" w:sz="36" w:space="20" w:color="EEEEEE"/>
            <w:bottom w:val="none" w:sz="0" w:space="0" w:color="auto"/>
            <w:right w:val="none" w:sz="0" w:space="0" w:color="auto"/>
          </w:divBdr>
        </w:div>
      </w:divsChild>
    </w:div>
    <w:div w:id="981156729">
      <w:bodyDiv w:val="1"/>
      <w:marLeft w:val="0"/>
      <w:marRight w:val="0"/>
      <w:marTop w:val="0"/>
      <w:marBottom w:val="0"/>
      <w:divBdr>
        <w:top w:val="none" w:sz="0" w:space="0" w:color="auto"/>
        <w:left w:val="none" w:sz="0" w:space="0" w:color="auto"/>
        <w:bottom w:val="none" w:sz="0" w:space="0" w:color="auto"/>
        <w:right w:val="none" w:sz="0" w:space="0" w:color="auto"/>
      </w:divBdr>
    </w:div>
    <w:div w:id="1018846124">
      <w:bodyDiv w:val="1"/>
      <w:marLeft w:val="0"/>
      <w:marRight w:val="0"/>
      <w:marTop w:val="0"/>
      <w:marBottom w:val="0"/>
      <w:divBdr>
        <w:top w:val="none" w:sz="0" w:space="0" w:color="auto"/>
        <w:left w:val="none" w:sz="0" w:space="0" w:color="auto"/>
        <w:bottom w:val="none" w:sz="0" w:space="0" w:color="auto"/>
        <w:right w:val="none" w:sz="0" w:space="0" w:color="auto"/>
      </w:divBdr>
      <w:divsChild>
        <w:div w:id="1033962958">
          <w:marLeft w:val="0"/>
          <w:marRight w:val="0"/>
          <w:marTop w:val="0"/>
          <w:marBottom w:val="300"/>
          <w:divBdr>
            <w:top w:val="none" w:sz="0" w:space="0" w:color="auto"/>
            <w:left w:val="none" w:sz="0" w:space="0" w:color="auto"/>
            <w:bottom w:val="none" w:sz="0" w:space="0" w:color="auto"/>
            <w:right w:val="none" w:sz="0" w:space="0" w:color="auto"/>
          </w:divBdr>
        </w:div>
      </w:divsChild>
    </w:div>
    <w:div w:id="1021250007">
      <w:bodyDiv w:val="1"/>
      <w:marLeft w:val="0"/>
      <w:marRight w:val="0"/>
      <w:marTop w:val="0"/>
      <w:marBottom w:val="0"/>
      <w:divBdr>
        <w:top w:val="none" w:sz="0" w:space="0" w:color="auto"/>
        <w:left w:val="none" w:sz="0" w:space="0" w:color="auto"/>
        <w:bottom w:val="none" w:sz="0" w:space="0" w:color="auto"/>
        <w:right w:val="none" w:sz="0" w:space="0" w:color="auto"/>
      </w:divBdr>
    </w:div>
    <w:div w:id="1075594079">
      <w:bodyDiv w:val="1"/>
      <w:marLeft w:val="0"/>
      <w:marRight w:val="0"/>
      <w:marTop w:val="0"/>
      <w:marBottom w:val="0"/>
      <w:divBdr>
        <w:top w:val="none" w:sz="0" w:space="0" w:color="auto"/>
        <w:left w:val="none" w:sz="0" w:space="0" w:color="auto"/>
        <w:bottom w:val="none" w:sz="0" w:space="0" w:color="auto"/>
        <w:right w:val="none" w:sz="0" w:space="0" w:color="auto"/>
      </w:divBdr>
      <w:divsChild>
        <w:div w:id="2107919473">
          <w:marLeft w:val="0"/>
          <w:marRight w:val="0"/>
          <w:marTop w:val="0"/>
          <w:marBottom w:val="0"/>
          <w:divBdr>
            <w:top w:val="none" w:sz="0" w:space="0" w:color="auto"/>
            <w:left w:val="none" w:sz="0" w:space="0" w:color="auto"/>
            <w:bottom w:val="none" w:sz="0" w:space="0" w:color="auto"/>
            <w:right w:val="none" w:sz="0" w:space="0" w:color="auto"/>
          </w:divBdr>
          <w:divsChild>
            <w:div w:id="494685624">
              <w:blockQuote w:val="1"/>
              <w:marLeft w:val="0"/>
              <w:marRight w:val="0"/>
              <w:marTop w:val="0"/>
              <w:marBottom w:val="405"/>
              <w:divBdr>
                <w:top w:val="none" w:sz="0" w:space="0" w:color="auto"/>
                <w:left w:val="single" w:sz="36" w:space="20" w:color="EEEEEE"/>
                <w:bottom w:val="none" w:sz="0" w:space="0" w:color="auto"/>
                <w:right w:val="none" w:sz="0" w:space="0" w:color="auto"/>
              </w:divBdr>
            </w:div>
            <w:div w:id="477383885">
              <w:blockQuote w:val="1"/>
              <w:marLeft w:val="0"/>
              <w:marRight w:val="0"/>
              <w:marTop w:val="0"/>
              <w:marBottom w:val="405"/>
              <w:divBdr>
                <w:top w:val="none" w:sz="0" w:space="0" w:color="auto"/>
                <w:left w:val="single" w:sz="36" w:space="20" w:color="EEEEEE"/>
                <w:bottom w:val="none" w:sz="0" w:space="0" w:color="auto"/>
                <w:right w:val="none" w:sz="0" w:space="0" w:color="auto"/>
              </w:divBdr>
            </w:div>
            <w:div w:id="1932930897">
              <w:blockQuote w:val="1"/>
              <w:marLeft w:val="0"/>
              <w:marRight w:val="0"/>
              <w:marTop w:val="0"/>
              <w:marBottom w:val="405"/>
              <w:divBdr>
                <w:top w:val="none" w:sz="0" w:space="0" w:color="auto"/>
                <w:left w:val="single" w:sz="36" w:space="20" w:color="EEEEEE"/>
                <w:bottom w:val="none" w:sz="0" w:space="0" w:color="auto"/>
                <w:right w:val="none" w:sz="0" w:space="0" w:color="auto"/>
              </w:divBdr>
            </w:div>
            <w:div w:id="1437409700">
              <w:blockQuote w:val="1"/>
              <w:marLeft w:val="0"/>
              <w:marRight w:val="0"/>
              <w:marTop w:val="0"/>
              <w:marBottom w:val="405"/>
              <w:divBdr>
                <w:top w:val="none" w:sz="0" w:space="0" w:color="auto"/>
                <w:left w:val="single" w:sz="36" w:space="20" w:color="EEEEEE"/>
                <w:bottom w:val="none" w:sz="0" w:space="0" w:color="auto"/>
                <w:right w:val="none" w:sz="0" w:space="0" w:color="auto"/>
              </w:divBdr>
            </w:div>
            <w:div w:id="484206835">
              <w:blockQuote w:val="1"/>
              <w:marLeft w:val="0"/>
              <w:marRight w:val="0"/>
              <w:marTop w:val="0"/>
              <w:marBottom w:val="405"/>
              <w:divBdr>
                <w:top w:val="none" w:sz="0" w:space="0" w:color="auto"/>
                <w:left w:val="single" w:sz="36" w:space="20" w:color="EEEEEE"/>
                <w:bottom w:val="none" w:sz="0" w:space="0" w:color="auto"/>
                <w:right w:val="none" w:sz="0" w:space="0" w:color="auto"/>
              </w:divBdr>
            </w:div>
            <w:div w:id="1594976586">
              <w:blockQuote w:val="1"/>
              <w:marLeft w:val="0"/>
              <w:marRight w:val="0"/>
              <w:marTop w:val="0"/>
              <w:marBottom w:val="405"/>
              <w:divBdr>
                <w:top w:val="none" w:sz="0" w:space="0" w:color="auto"/>
                <w:left w:val="single" w:sz="36" w:space="20" w:color="EEEEEE"/>
                <w:bottom w:val="none" w:sz="0" w:space="0" w:color="auto"/>
                <w:right w:val="none" w:sz="0" w:space="0" w:color="auto"/>
              </w:divBdr>
            </w:div>
            <w:div w:id="1800104758">
              <w:blockQuote w:val="1"/>
              <w:marLeft w:val="0"/>
              <w:marRight w:val="0"/>
              <w:marTop w:val="0"/>
              <w:marBottom w:val="405"/>
              <w:divBdr>
                <w:top w:val="none" w:sz="0" w:space="0" w:color="auto"/>
                <w:left w:val="single" w:sz="36" w:space="20" w:color="EEEEEE"/>
                <w:bottom w:val="none" w:sz="0" w:space="0" w:color="auto"/>
                <w:right w:val="none" w:sz="0" w:space="0" w:color="auto"/>
              </w:divBdr>
            </w:div>
            <w:div w:id="707994713">
              <w:blockQuote w:val="1"/>
              <w:marLeft w:val="0"/>
              <w:marRight w:val="0"/>
              <w:marTop w:val="0"/>
              <w:marBottom w:val="405"/>
              <w:divBdr>
                <w:top w:val="none" w:sz="0" w:space="0" w:color="auto"/>
                <w:left w:val="single" w:sz="36" w:space="20" w:color="EEEEEE"/>
                <w:bottom w:val="none" w:sz="0" w:space="0" w:color="auto"/>
                <w:right w:val="none" w:sz="0" w:space="0" w:color="auto"/>
              </w:divBdr>
            </w:div>
          </w:divsChild>
        </w:div>
      </w:divsChild>
    </w:div>
    <w:div w:id="1199590008">
      <w:bodyDiv w:val="1"/>
      <w:marLeft w:val="0"/>
      <w:marRight w:val="0"/>
      <w:marTop w:val="0"/>
      <w:marBottom w:val="0"/>
      <w:divBdr>
        <w:top w:val="none" w:sz="0" w:space="0" w:color="auto"/>
        <w:left w:val="none" w:sz="0" w:space="0" w:color="auto"/>
        <w:bottom w:val="none" w:sz="0" w:space="0" w:color="auto"/>
        <w:right w:val="none" w:sz="0" w:space="0" w:color="auto"/>
      </w:divBdr>
    </w:div>
    <w:div w:id="1333726939">
      <w:bodyDiv w:val="1"/>
      <w:marLeft w:val="0"/>
      <w:marRight w:val="0"/>
      <w:marTop w:val="0"/>
      <w:marBottom w:val="0"/>
      <w:divBdr>
        <w:top w:val="none" w:sz="0" w:space="0" w:color="auto"/>
        <w:left w:val="none" w:sz="0" w:space="0" w:color="auto"/>
        <w:bottom w:val="none" w:sz="0" w:space="0" w:color="auto"/>
        <w:right w:val="none" w:sz="0" w:space="0" w:color="auto"/>
      </w:divBdr>
    </w:div>
    <w:div w:id="2109960729">
      <w:bodyDiv w:val="1"/>
      <w:marLeft w:val="0"/>
      <w:marRight w:val="0"/>
      <w:marTop w:val="0"/>
      <w:marBottom w:val="0"/>
      <w:divBdr>
        <w:top w:val="none" w:sz="0" w:space="0" w:color="auto"/>
        <w:left w:val="none" w:sz="0" w:space="0" w:color="auto"/>
        <w:bottom w:val="none" w:sz="0" w:space="0" w:color="auto"/>
        <w:right w:val="none" w:sz="0" w:space="0" w:color="auto"/>
      </w:divBdr>
    </w:div>
    <w:div w:id="2124106253">
      <w:bodyDiv w:val="1"/>
      <w:marLeft w:val="0"/>
      <w:marRight w:val="0"/>
      <w:marTop w:val="0"/>
      <w:marBottom w:val="0"/>
      <w:divBdr>
        <w:top w:val="none" w:sz="0" w:space="0" w:color="auto"/>
        <w:left w:val="none" w:sz="0" w:space="0" w:color="auto"/>
        <w:bottom w:val="none" w:sz="0" w:space="0" w:color="auto"/>
        <w:right w:val="none" w:sz="0" w:space="0" w:color="auto"/>
      </w:divBdr>
      <w:divsChild>
        <w:div w:id="1081758649">
          <w:blockQuote w:val="1"/>
          <w:marLeft w:val="0"/>
          <w:marRight w:val="0"/>
          <w:marTop w:val="0"/>
          <w:marBottom w:val="405"/>
          <w:divBdr>
            <w:top w:val="none" w:sz="0" w:space="0" w:color="auto"/>
            <w:left w:val="single" w:sz="36" w:space="20" w:color="EEEEEE"/>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programming-language" TargetMode="External"/><Relationship Id="rId18" Type="http://schemas.openxmlformats.org/officeDocument/2006/relationships/diagramColors" Target="diagrams/colors1.xm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hyperlink" Target="https://www.javatpoint.com/package" TargetMode="External"/><Relationship Id="rId12" Type="http://schemas.openxmlformats.org/officeDocument/2006/relationships/image" Target="media/image1.jpeg"/><Relationship Id="rId17" Type="http://schemas.openxmlformats.org/officeDocument/2006/relationships/diagramQuickStyle" Target="diagrams/quickStyle1.xm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diagramLayout" Target="diagrams/layout1.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avatpoint.com/java-awt-list"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www.javatpoint.com/java-awt-choice" TargetMode="External"/><Relationship Id="rId19" Type="http://schemas.microsoft.com/office/2007/relationships/diagramDrawing" Target="diagrams/drawing1.xm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javatpoint.com/java-awt-label" TargetMode="External"/><Relationship Id="rId14" Type="http://schemas.openxmlformats.org/officeDocument/2006/relationships/hyperlink" Target="https://www.javatpoint.com/gui-full-for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hyperlink" Target="https://www.javatpoint.com/object-and-class-in-java"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85E8D5-D0A2-4A95-B6B7-767C75C73020}"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EB35A09-6D26-42EF-A0F6-362CBBC3F296}">
      <dgm:prSet phldrT="[Text]"/>
      <dgm:spPr/>
      <dgm:t>
        <a:bodyPr/>
        <a:lstStyle/>
        <a:p>
          <a:r>
            <a:rPr lang="en-US" dirty="0"/>
            <a:t>Players</a:t>
          </a:r>
        </a:p>
      </dgm:t>
    </dgm:pt>
    <dgm:pt modelId="{312C95DB-FBCF-4DF5-88DC-694C35B5D3EB}" type="parTrans" cxnId="{07E0CF81-6ACF-4DE1-B164-58645EF272FF}">
      <dgm:prSet/>
      <dgm:spPr/>
      <dgm:t>
        <a:bodyPr/>
        <a:lstStyle/>
        <a:p>
          <a:endParaRPr lang="en-US"/>
        </a:p>
      </dgm:t>
    </dgm:pt>
    <dgm:pt modelId="{6D1B256A-F3E0-4648-8075-22B066A9942D}" type="sibTrans" cxnId="{07E0CF81-6ACF-4DE1-B164-58645EF272FF}">
      <dgm:prSet/>
      <dgm:spPr/>
      <dgm:t>
        <a:bodyPr/>
        <a:lstStyle/>
        <a:p>
          <a:endParaRPr lang="en-US"/>
        </a:p>
      </dgm:t>
    </dgm:pt>
    <dgm:pt modelId="{B60D06B5-34D2-4C2A-B9C1-4B3951002798}">
      <dgm:prSet phldrT="[Text]"/>
      <dgm:spPr/>
      <dgm:t>
        <a:bodyPr/>
        <a:lstStyle/>
        <a:p>
          <a:r>
            <a:rPr lang="en-US" dirty="0"/>
            <a:t>Event Listener/Handler</a:t>
          </a:r>
        </a:p>
      </dgm:t>
    </dgm:pt>
    <dgm:pt modelId="{83AF500A-F7C9-4236-8A1A-33C0FC8591DA}" type="parTrans" cxnId="{8059355A-9847-4F6B-AF41-A10F36F0FD9F}">
      <dgm:prSet/>
      <dgm:spPr/>
      <dgm:t>
        <a:bodyPr/>
        <a:lstStyle/>
        <a:p>
          <a:endParaRPr lang="en-US"/>
        </a:p>
      </dgm:t>
    </dgm:pt>
    <dgm:pt modelId="{4ACF399E-A983-454B-AE06-39A3EAA2A742}" type="sibTrans" cxnId="{8059355A-9847-4F6B-AF41-A10F36F0FD9F}">
      <dgm:prSet/>
      <dgm:spPr/>
      <dgm:t>
        <a:bodyPr/>
        <a:lstStyle/>
        <a:p>
          <a:endParaRPr lang="en-US"/>
        </a:p>
      </dgm:t>
    </dgm:pt>
    <dgm:pt modelId="{FF307062-C05B-465C-8B75-42082AA3D99D}">
      <dgm:prSet phldrT="[Text]"/>
      <dgm:spPr/>
      <dgm:t>
        <a:bodyPr/>
        <a:lstStyle/>
        <a:p>
          <a:r>
            <a:rPr lang="en-US" dirty="0"/>
            <a:t>Event Object</a:t>
          </a:r>
        </a:p>
      </dgm:t>
    </dgm:pt>
    <dgm:pt modelId="{1CA40DB7-52E3-4529-9EC2-69C83081B12D}" type="parTrans" cxnId="{A959B36F-E136-48EB-978C-3A3D0A7B25E8}">
      <dgm:prSet/>
      <dgm:spPr/>
      <dgm:t>
        <a:bodyPr/>
        <a:lstStyle/>
        <a:p>
          <a:endParaRPr lang="en-US"/>
        </a:p>
      </dgm:t>
    </dgm:pt>
    <dgm:pt modelId="{D2657854-8CA3-4F2D-8463-5CA19130269E}" type="sibTrans" cxnId="{A959B36F-E136-48EB-978C-3A3D0A7B25E8}">
      <dgm:prSet/>
      <dgm:spPr/>
      <dgm:t>
        <a:bodyPr/>
        <a:lstStyle/>
        <a:p>
          <a:endParaRPr lang="en-US"/>
        </a:p>
      </dgm:t>
    </dgm:pt>
    <dgm:pt modelId="{B0CD0D61-00A0-439C-8B8C-2111BFA1948A}">
      <dgm:prSet/>
      <dgm:spPr/>
      <dgm:t>
        <a:bodyPr/>
        <a:lstStyle/>
        <a:p>
          <a:r>
            <a:rPr lang="en-US" dirty="0"/>
            <a:t>Event Source</a:t>
          </a:r>
        </a:p>
      </dgm:t>
    </dgm:pt>
    <dgm:pt modelId="{2460EDAC-DF37-4D41-910B-AA91A307AB2D}" type="parTrans" cxnId="{890A8D27-E260-483F-AF26-AEA124F28C57}">
      <dgm:prSet/>
      <dgm:spPr/>
      <dgm:t>
        <a:bodyPr/>
        <a:lstStyle/>
        <a:p>
          <a:endParaRPr lang="en-US"/>
        </a:p>
      </dgm:t>
    </dgm:pt>
    <dgm:pt modelId="{7CEDCEFF-0B97-42CB-9FF0-4888CF09332E}" type="sibTrans" cxnId="{890A8D27-E260-483F-AF26-AEA124F28C57}">
      <dgm:prSet/>
      <dgm:spPr/>
      <dgm:t>
        <a:bodyPr/>
        <a:lstStyle/>
        <a:p>
          <a:endParaRPr lang="en-US"/>
        </a:p>
      </dgm:t>
    </dgm:pt>
    <dgm:pt modelId="{C02ACF80-10AE-4887-884E-8DEF2057B912}" type="pres">
      <dgm:prSet presAssocID="{7085E8D5-D0A2-4A95-B6B7-767C75C73020}" presName="hierChild1" presStyleCnt="0">
        <dgm:presLayoutVars>
          <dgm:chPref val="1"/>
          <dgm:dir/>
          <dgm:animOne val="branch"/>
          <dgm:animLvl val="lvl"/>
          <dgm:resizeHandles/>
        </dgm:presLayoutVars>
      </dgm:prSet>
      <dgm:spPr/>
    </dgm:pt>
    <dgm:pt modelId="{CB6502C0-DB93-43F3-97D6-75B3DD10896B}" type="pres">
      <dgm:prSet presAssocID="{6EB35A09-6D26-42EF-A0F6-362CBBC3F296}" presName="hierRoot1" presStyleCnt="0"/>
      <dgm:spPr/>
    </dgm:pt>
    <dgm:pt modelId="{9DF0663D-EF83-4D9C-BF98-131427CFD764}" type="pres">
      <dgm:prSet presAssocID="{6EB35A09-6D26-42EF-A0F6-362CBBC3F296}" presName="composite" presStyleCnt="0"/>
      <dgm:spPr/>
    </dgm:pt>
    <dgm:pt modelId="{4DEC2F21-0546-453F-A0AE-0282AB8089F1}" type="pres">
      <dgm:prSet presAssocID="{6EB35A09-6D26-42EF-A0F6-362CBBC3F296}" presName="background" presStyleLbl="node0" presStyleIdx="0" presStyleCnt="1">
        <dgm:style>
          <a:lnRef idx="0">
            <a:schemeClr val="accent4"/>
          </a:lnRef>
          <a:fillRef idx="3">
            <a:schemeClr val="accent4"/>
          </a:fillRef>
          <a:effectRef idx="3">
            <a:schemeClr val="accent4"/>
          </a:effectRef>
          <a:fontRef idx="minor">
            <a:schemeClr val="lt1"/>
          </a:fontRef>
        </dgm:style>
      </dgm:prSet>
      <dgm:spPr/>
    </dgm:pt>
    <dgm:pt modelId="{0E135ABE-345C-4901-92A0-51ACD8488378}" type="pres">
      <dgm:prSet presAssocID="{6EB35A09-6D26-42EF-A0F6-362CBBC3F296}" presName="text" presStyleLbl="fgAcc0" presStyleIdx="0" presStyleCnt="1">
        <dgm:presLayoutVars>
          <dgm:chPref val="3"/>
        </dgm:presLayoutVars>
      </dgm:prSet>
      <dgm:spPr/>
    </dgm:pt>
    <dgm:pt modelId="{F21694CC-7F5C-43F9-8028-020E96AEFB82}" type="pres">
      <dgm:prSet presAssocID="{6EB35A09-6D26-42EF-A0F6-362CBBC3F296}" presName="hierChild2" presStyleCnt="0"/>
      <dgm:spPr/>
    </dgm:pt>
    <dgm:pt modelId="{64D1CD5B-7343-4DC2-B2B6-48353E099392}" type="pres">
      <dgm:prSet presAssocID="{2460EDAC-DF37-4D41-910B-AA91A307AB2D}" presName="Name10" presStyleLbl="parChTrans1D2" presStyleIdx="0" presStyleCnt="3"/>
      <dgm:spPr/>
    </dgm:pt>
    <dgm:pt modelId="{F00140B6-4BC1-485A-BA37-51E5DFC2F99B}" type="pres">
      <dgm:prSet presAssocID="{B0CD0D61-00A0-439C-8B8C-2111BFA1948A}" presName="hierRoot2" presStyleCnt="0"/>
      <dgm:spPr/>
    </dgm:pt>
    <dgm:pt modelId="{0529D361-C681-4C44-927C-683C7AFB800B}" type="pres">
      <dgm:prSet presAssocID="{B0CD0D61-00A0-439C-8B8C-2111BFA1948A}" presName="composite2" presStyleCnt="0"/>
      <dgm:spPr/>
    </dgm:pt>
    <dgm:pt modelId="{D136FACC-182E-474A-B60F-D6E816D05A02}" type="pres">
      <dgm:prSet presAssocID="{B0CD0D61-00A0-439C-8B8C-2111BFA1948A}" presName="background2" presStyleLbl="node2" presStyleIdx="0" presStyleCnt="3">
        <dgm:style>
          <a:lnRef idx="0">
            <a:schemeClr val="accent4"/>
          </a:lnRef>
          <a:fillRef idx="3">
            <a:schemeClr val="accent4"/>
          </a:fillRef>
          <a:effectRef idx="3">
            <a:schemeClr val="accent4"/>
          </a:effectRef>
          <a:fontRef idx="minor">
            <a:schemeClr val="lt1"/>
          </a:fontRef>
        </dgm:style>
      </dgm:prSet>
      <dgm:spPr/>
    </dgm:pt>
    <dgm:pt modelId="{F8975B6B-C01C-469B-A3C0-21BD043A971D}" type="pres">
      <dgm:prSet presAssocID="{B0CD0D61-00A0-439C-8B8C-2111BFA1948A}" presName="text2" presStyleLbl="fgAcc2" presStyleIdx="0" presStyleCnt="3">
        <dgm:presLayoutVars>
          <dgm:chPref val="3"/>
        </dgm:presLayoutVars>
      </dgm:prSet>
      <dgm:spPr/>
    </dgm:pt>
    <dgm:pt modelId="{445B0093-1795-4BD2-B49F-9F39D69B3862}" type="pres">
      <dgm:prSet presAssocID="{B0CD0D61-00A0-439C-8B8C-2111BFA1948A}" presName="hierChild3" presStyleCnt="0"/>
      <dgm:spPr/>
    </dgm:pt>
    <dgm:pt modelId="{0AF7AF6E-F3C1-47D6-960B-2C98480760CF}" type="pres">
      <dgm:prSet presAssocID="{83AF500A-F7C9-4236-8A1A-33C0FC8591DA}" presName="Name10" presStyleLbl="parChTrans1D2" presStyleIdx="1" presStyleCnt="3"/>
      <dgm:spPr/>
    </dgm:pt>
    <dgm:pt modelId="{A07F7941-D83D-4ED6-9A6B-EC6204AD5FD0}" type="pres">
      <dgm:prSet presAssocID="{B60D06B5-34D2-4C2A-B9C1-4B3951002798}" presName="hierRoot2" presStyleCnt="0"/>
      <dgm:spPr/>
    </dgm:pt>
    <dgm:pt modelId="{DBE6F605-D6B3-4014-9E83-A2031DA01652}" type="pres">
      <dgm:prSet presAssocID="{B60D06B5-34D2-4C2A-B9C1-4B3951002798}" presName="composite2" presStyleCnt="0"/>
      <dgm:spPr/>
    </dgm:pt>
    <dgm:pt modelId="{F3FC2107-42BB-4C83-8319-901C6FA02E34}" type="pres">
      <dgm:prSet presAssocID="{B60D06B5-34D2-4C2A-B9C1-4B3951002798}" presName="background2" presStyleLbl="node2" presStyleIdx="1" presStyleCnt="3">
        <dgm:style>
          <a:lnRef idx="0">
            <a:schemeClr val="accent4"/>
          </a:lnRef>
          <a:fillRef idx="3">
            <a:schemeClr val="accent4"/>
          </a:fillRef>
          <a:effectRef idx="3">
            <a:schemeClr val="accent4"/>
          </a:effectRef>
          <a:fontRef idx="minor">
            <a:schemeClr val="lt1"/>
          </a:fontRef>
        </dgm:style>
      </dgm:prSet>
      <dgm:spPr/>
    </dgm:pt>
    <dgm:pt modelId="{BB61C1B0-62BC-46EE-BFAC-15FE3118503B}" type="pres">
      <dgm:prSet presAssocID="{B60D06B5-34D2-4C2A-B9C1-4B3951002798}" presName="text2" presStyleLbl="fgAcc2" presStyleIdx="1" presStyleCnt="3">
        <dgm:presLayoutVars>
          <dgm:chPref val="3"/>
        </dgm:presLayoutVars>
      </dgm:prSet>
      <dgm:spPr/>
    </dgm:pt>
    <dgm:pt modelId="{BB4F0AF7-019A-44AC-B773-AFE491CD3111}" type="pres">
      <dgm:prSet presAssocID="{B60D06B5-34D2-4C2A-B9C1-4B3951002798}" presName="hierChild3" presStyleCnt="0"/>
      <dgm:spPr/>
    </dgm:pt>
    <dgm:pt modelId="{34B0ACBC-AA81-4BAA-AB69-AB476087564A}" type="pres">
      <dgm:prSet presAssocID="{1CA40DB7-52E3-4529-9EC2-69C83081B12D}" presName="Name10" presStyleLbl="parChTrans1D2" presStyleIdx="2" presStyleCnt="3"/>
      <dgm:spPr/>
    </dgm:pt>
    <dgm:pt modelId="{883C7BCB-8D4F-4321-964D-3EF656D37AB4}" type="pres">
      <dgm:prSet presAssocID="{FF307062-C05B-465C-8B75-42082AA3D99D}" presName="hierRoot2" presStyleCnt="0"/>
      <dgm:spPr/>
    </dgm:pt>
    <dgm:pt modelId="{6607CBC4-7A4B-4B0D-928A-2704A2712553}" type="pres">
      <dgm:prSet presAssocID="{FF307062-C05B-465C-8B75-42082AA3D99D}" presName="composite2" presStyleCnt="0"/>
      <dgm:spPr/>
    </dgm:pt>
    <dgm:pt modelId="{50B5AC5B-AF3B-4292-BB19-8FD781F70532}" type="pres">
      <dgm:prSet presAssocID="{FF307062-C05B-465C-8B75-42082AA3D99D}" presName="background2" presStyleLbl="node2" presStyleIdx="2" presStyleCnt="3">
        <dgm:style>
          <a:lnRef idx="0">
            <a:schemeClr val="accent4"/>
          </a:lnRef>
          <a:fillRef idx="3">
            <a:schemeClr val="accent4"/>
          </a:fillRef>
          <a:effectRef idx="3">
            <a:schemeClr val="accent4"/>
          </a:effectRef>
          <a:fontRef idx="minor">
            <a:schemeClr val="lt1"/>
          </a:fontRef>
        </dgm:style>
      </dgm:prSet>
      <dgm:spPr/>
    </dgm:pt>
    <dgm:pt modelId="{83B68B0E-C8B4-48C6-8980-CE206D771773}" type="pres">
      <dgm:prSet presAssocID="{FF307062-C05B-465C-8B75-42082AA3D99D}" presName="text2" presStyleLbl="fgAcc2" presStyleIdx="2" presStyleCnt="3">
        <dgm:presLayoutVars>
          <dgm:chPref val="3"/>
        </dgm:presLayoutVars>
      </dgm:prSet>
      <dgm:spPr/>
    </dgm:pt>
    <dgm:pt modelId="{F3FD99B9-75D5-4035-A348-98CA0A668215}" type="pres">
      <dgm:prSet presAssocID="{FF307062-C05B-465C-8B75-42082AA3D99D}" presName="hierChild3" presStyleCnt="0"/>
      <dgm:spPr/>
    </dgm:pt>
  </dgm:ptLst>
  <dgm:cxnLst>
    <dgm:cxn modelId="{874E1816-22E7-4BA8-A7B5-4C7623B0C4E4}" type="presOf" srcId="{1CA40DB7-52E3-4529-9EC2-69C83081B12D}" destId="{34B0ACBC-AA81-4BAA-AB69-AB476087564A}" srcOrd="0" destOrd="0" presId="urn:microsoft.com/office/officeart/2005/8/layout/hierarchy1"/>
    <dgm:cxn modelId="{36429316-D922-4A42-82C8-185B7BE3AE87}" type="presOf" srcId="{2460EDAC-DF37-4D41-910B-AA91A307AB2D}" destId="{64D1CD5B-7343-4DC2-B2B6-48353E099392}" srcOrd="0" destOrd="0" presId="urn:microsoft.com/office/officeart/2005/8/layout/hierarchy1"/>
    <dgm:cxn modelId="{890A8D27-E260-483F-AF26-AEA124F28C57}" srcId="{6EB35A09-6D26-42EF-A0F6-362CBBC3F296}" destId="{B0CD0D61-00A0-439C-8B8C-2111BFA1948A}" srcOrd="0" destOrd="0" parTransId="{2460EDAC-DF37-4D41-910B-AA91A307AB2D}" sibTransId="{7CEDCEFF-0B97-42CB-9FF0-4888CF09332E}"/>
    <dgm:cxn modelId="{0289776F-3EC5-48D7-8813-5E587D2A3F1C}" type="presOf" srcId="{B0CD0D61-00A0-439C-8B8C-2111BFA1948A}" destId="{F8975B6B-C01C-469B-A3C0-21BD043A971D}" srcOrd="0" destOrd="0" presId="urn:microsoft.com/office/officeart/2005/8/layout/hierarchy1"/>
    <dgm:cxn modelId="{A959B36F-E136-48EB-978C-3A3D0A7B25E8}" srcId="{6EB35A09-6D26-42EF-A0F6-362CBBC3F296}" destId="{FF307062-C05B-465C-8B75-42082AA3D99D}" srcOrd="2" destOrd="0" parTransId="{1CA40DB7-52E3-4529-9EC2-69C83081B12D}" sibTransId="{D2657854-8CA3-4F2D-8463-5CA19130269E}"/>
    <dgm:cxn modelId="{0C742452-2D97-4AB9-8970-83E0BDD90D34}" type="presOf" srcId="{7085E8D5-D0A2-4A95-B6B7-767C75C73020}" destId="{C02ACF80-10AE-4887-884E-8DEF2057B912}" srcOrd="0" destOrd="0" presId="urn:microsoft.com/office/officeart/2005/8/layout/hierarchy1"/>
    <dgm:cxn modelId="{8059355A-9847-4F6B-AF41-A10F36F0FD9F}" srcId="{6EB35A09-6D26-42EF-A0F6-362CBBC3F296}" destId="{B60D06B5-34D2-4C2A-B9C1-4B3951002798}" srcOrd="1" destOrd="0" parTransId="{83AF500A-F7C9-4236-8A1A-33C0FC8591DA}" sibTransId="{4ACF399E-A983-454B-AE06-39A3EAA2A742}"/>
    <dgm:cxn modelId="{07E0CF81-6ACF-4DE1-B164-58645EF272FF}" srcId="{7085E8D5-D0A2-4A95-B6B7-767C75C73020}" destId="{6EB35A09-6D26-42EF-A0F6-362CBBC3F296}" srcOrd="0" destOrd="0" parTransId="{312C95DB-FBCF-4DF5-88DC-694C35B5D3EB}" sibTransId="{6D1B256A-F3E0-4648-8075-22B066A9942D}"/>
    <dgm:cxn modelId="{E4CDEB90-AC2D-48A7-B566-A8160210E1DB}" type="presOf" srcId="{FF307062-C05B-465C-8B75-42082AA3D99D}" destId="{83B68B0E-C8B4-48C6-8980-CE206D771773}" srcOrd="0" destOrd="0" presId="urn:microsoft.com/office/officeart/2005/8/layout/hierarchy1"/>
    <dgm:cxn modelId="{6001B6DA-1345-4B08-B919-3EABA712B470}" type="presOf" srcId="{B60D06B5-34D2-4C2A-B9C1-4B3951002798}" destId="{BB61C1B0-62BC-46EE-BFAC-15FE3118503B}" srcOrd="0" destOrd="0" presId="urn:microsoft.com/office/officeart/2005/8/layout/hierarchy1"/>
    <dgm:cxn modelId="{DC8B51E7-7C84-4A7D-B0D2-31C1D23E7FA0}" type="presOf" srcId="{6EB35A09-6D26-42EF-A0F6-362CBBC3F296}" destId="{0E135ABE-345C-4901-92A0-51ACD8488378}" srcOrd="0" destOrd="0" presId="urn:microsoft.com/office/officeart/2005/8/layout/hierarchy1"/>
    <dgm:cxn modelId="{A9B419EA-1CC5-48F7-B2D5-405515245FAF}" type="presOf" srcId="{83AF500A-F7C9-4236-8A1A-33C0FC8591DA}" destId="{0AF7AF6E-F3C1-47D6-960B-2C98480760CF}" srcOrd="0" destOrd="0" presId="urn:microsoft.com/office/officeart/2005/8/layout/hierarchy1"/>
    <dgm:cxn modelId="{431FE9AE-7C81-48DE-8234-EB8F2E067669}" type="presParOf" srcId="{C02ACF80-10AE-4887-884E-8DEF2057B912}" destId="{CB6502C0-DB93-43F3-97D6-75B3DD10896B}" srcOrd="0" destOrd="0" presId="urn:microsoft.com/office/officeart/2005/8/layout/hierarchy1"/>
    <dgm:cxn modelId="{28BD50F7-3435-484A-8601-83A3B0062201}" type="presParOf" srcId="{CB6502C0-DB93-43F3-97D6-75B3DD10896B}" destId="{9DF0663D-EF83-4D9C-BF98-131427CFD764}" srcOrd="0" destOrd="0" presId="urn:microsoft.com/office/officeart/2005/8/layout/hierarchy1"/>
    <dgm:cxn modelId="{53CFAFDF-D01D-4552-8419-902C8D83567E}" type="presParOf" srcId="{9DF0663D-EF83-4D9C-BF98-131427CFD764}" destId="{4DEC2F21-0546-453F-A0AE-0282AB8089F1}" srcOrd="0" destOrd="0" presId="urn:microsoft.com/office/officeart/2005/8/layout/hierarchy1"/>
    <dgm:cxn modelId="{F4FCDC40-134F-4F59-90FA-3168671F76A4}" type="presParOf" srcId="{9DF0663D-EF83-4D9C-BF98-131427CFD764}" destId="{0E135ABE-345C-4901-92A0-51ACD8488378}" srcOrd="1" destOrd="0" presId="urn:microsoft.com/office/officeart/2005/8/layout/hierarchy1"/>
    <dgm:cxn modelId="{808648D8-50AA-4985-9B57-7A16119A5762}" type="presParOf" srcId="{CB6502C0-DB93-43F3-97D6-75B3DD10896B}" destId="{F21694CC-7F5C-43F9-8028-020E96AEFB82}" srcOrd="1" destOrd="0" presId="urn:microsoft.com/office/officeart/2005/8/layout/hierarchy1"/>
    <dgm:cxn modelId="{5CB49098-FCC6-4207-B388-41F873892DCF}" type="presParOf" srcId="{F21694CC-7F5C-43F9-8028-020E96AEFB82}" destId="{64D1CD5B-7343-4DC2-B2B6-48353E099392}" srcOrd="0" destOrd="0" presId="urn:microsoft.com/office/officeart/2005/8/layout/hierarchy1"/>
    <dgm:cxn modelId="{2D756181-ECCB-4347-89F8-1BFD1F77A131}" type="presParOf" srcId="{F21694CC-7F5C-43F9-8028-020E96AEFB82}" destId="{F00140B6-4BC1-485A-BA37-51E5DFC2F99B}" srcOrd="1" destOrd="0" presId="urn:microsoft.com/office/officeart/2005/8/layout/hierarchy1"/>
    <dgm:cxn modelId="{3A588657-D3F3-4105-9ADD-868D1ED1D09F}" type="presParOf" srcId="{F00140B6-4BC1-485A-BA37-51E5DFC2F99B}" destId="{0529D361-C681-4C44-927C-683C7AFB800B}" srcOrd="0" destOrd="0" presId="urn:microsoft.com/office/officeart/2005/8/layout/hierarchy1"/>
    <dgm:cxn modelId="{AC52409D-5335-4FF2-99CB-7AA23448D9FA}" type="presParOf" srcId="{0529D361-C681-4C44-927C-683C7AFB800B}" destId="{D136FACC-182E-474A-B60F-D6E816D05A02}" srcOrd="0" destOrd="0" presId="urn:microsoft.com/office/officeart/2005/8/layout/hierarchy1"/>
    <dgm:cxn modelId="{02E567B1-BED4-43F7-83FE-523BCAD25D0B}" type="presParOf" srcId="{0529D361-C681-4C44-927C-683C7AFB800B}" destId="{F8975B6B-C01C-469B-A3C0-21BD043A971D}" srcOrd="1" destOrd="0" presId="urn:microsoft.com/office/officeart/2005/8/layout/hierarchy1"/>
    <dgm:cxn modelId="{C0C0244C-6041-45E0-9091-3A2C84E73F13}" type="presParOf" srcId="{F00140B6-4BC1-485A-BA37-51E5DFC2F99B}" destId="{445B0093-1795-4BD2-B49F-9F39D69B3862}" srcOrd="1" destOrd="0" presId="urn:microsoft.com/office/officeart/2005/8/layout/hierarchy1"/>
    <dgm:cxn modelId="{249D65D6-FA5F-43DA-9CB2-723FC4DF449A}" type="presParOf" srcId="{F21694CC-7F5C-43F9-8028-020E96AEFB82}" destId="{0AF7AF6E-F3C1-47D6-960B-2C98480760CF}" srcOrd="2" destOrd="0" presId="urn:microsoft.com/office/officeart/2005/8/layout/hierarchy1"/>
    <dgm:cxn modelId="{E41AD051-B643-4C6A-968F-5F4BD320CA02}" type="presParOf" srcId="{F21694CC-7F5C-43F9-8028-020E96AEFB82}" destId="{A07F7941-D83D-4ED6-9A6B-EC6204AD5FD0}" srcOrd="3" destOrd="0" presId="urn:microsoft.com/office/officeart/2005/8/layout/hierarchy1"/>
    <dgm:cxn modelId="{E98F5691-4C1B-4FA5-BFB7-45A39DCD3DB7}" type="presParOf" srcId="{A07F7941-D83D-4ED6-9A6B-EC6204AD5FD0}" destId="{DBE6F605-D6B3-4014-9E83-A2031DA01652}" srcOrd="0" destOrd="0" presId="urn:microsoft.com/office/officeart/2005/8/layout/hierarchy1"/>
    <dgm:cxn modelId="{4B83A13D-C08F-4542-9EE8-40CF64E84DDA}" type="presParOf" srcId="{DBE6F605-D6B3-4014-9E83-A2031DA01652}" destId="{F3FC2107-42BB-4C83-8319-901C6FA02E34}" srcOrd="0" destOrd="0" presId="urn:microsoft.com/office/officeart/2005/8/layout/hierarchy1"/>
    <dgm:cxn modelId="{F2C6CFBC-4194-4EEB-BD61-7EF2E56355F5}" type="presParOf" srcId="{DBE6F605-D6B3-4014-9E83-A2031DA01652}" destId="{BB61C1B0-62BC-46EE-BFAC-15FE3118503B}" srcOrd="1" destOrd="0" presId="urn:microsoft.com/office/officeart/2005/8/layout/hierarchy1"/>
    <dgm:cxn modelId="{3FDCC86B-3866-4809-870C-CA56F934B7B4}" type="presParOf" srcId="{A07F7941-D83D-4ED6-9A6B-EC6204AD5FD0}" destId="{BB4F0AF7-019A-44AC-B773-AFE491CD3111}" srcOrd="1" destOrd="0" presId="urn:microsoft.com/office/officeart/2005/8/layout/hierarchy1"/>
    <dgm:cxn modelId="{D7618219-1C8D-4878-AF51-8B416A1A20E8}" type="presParOf" srcId="{F21694CC-7F5C-43F9-8028-020E96AEFB82}" destId="{34B0ACBC-AA81-4BAA-AB69-AB476087564A}" srcOrd="4" destOrd="0" presId="urn:microsoft.com/office/officeart/2005/8/layout/hierarchy1"/>
    <dgm:cxn modelId="{9BD74D6C-6220-4B67-9974-389CB4EC74DB}" type="presParOf" srcId="{F21694CC-7F5C-43F9-8028-020E96AEFB82}" destId="{883C7BCB-8D4F-4321-964D-3EF656D37AB4}" srcOrd="5" destOrd="0" presId="urn:microsoft.com/office/officeart/2005/8/layout/hierarchy1"/>
    <dgm:cxn modelId="{4F9E2F40-B6A4-40CD-A6B0-4E403539ACC1}" type="presParOf" srcId="{883C7BCB-8D4F-4321-964D-3EF656D37AB4}" destId="{6607CBC4-7A4B-4B0D-928A-2704A2712553}" srcOrd="0" destOrd="0" presId="urn:microsoft.com/office/officeart/2005/8/layout/hierarchy1"/>
    <dgm:cxn modelId="{7EA12A5F-FBA5-4B93-A7F6-CE3254C4FF7F}" type="presParOf" srcId="{6607CBC4-7A4B-4B0D-928A-2704A2712553}" destId="{50B5AC5B-AF3B-4292-BB19-8FD781F70532}" srcOrd="0" destOrd="0" presId="urn:microsoft.com/office/officeart/2005/8/layout/hierarchy1"/>
    <dgm:cxn modelId="{17CDE111-ED55-4612-9068-F85125555F5B}" type="presParOf" srcId="{6607CBC4-7A4B-4B0D-928A-2704A2712553}" destId="{83B68B0E-C8B4-48C6-8980-CE206D771773}" srcOrd="1" destOrd="0" presId="urn:microsoft.com/office/officeart/2005/8/layout/hierarchy1"/>
    <dgm:cxn modelId="{7130DB8A-A846-4D77-88CA-34AF39300957}" type="presParOf" srcId="{883C7BCB-8D4F-4321-964D-3EF656D37AB4}" destId="{F3FD99B9-75D5-4035-A348-98CA0A668215}"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0ACBC-AA81-4BAA-AB69-AB476087564A}">
      <dsp:nvSpPr>
        <dsp:cNvPr id="0" name=""/>
        <dsp:cNvSpPr/>
      </dsp:nvSpPr>
      <dsp:spPr>
        <a:xfrm>
          <a:off x="2989659" y="1129148"/>
          <a:ext cx="2121693" cy="504866"/>
        </a:xfrm>
        <a:custGeom>
          <a:avLst/>
          <a:gdLst/>
          <a:ahLst/>
          <a:cxnLst/>
          <a:rect l="0" t="0" r="0" b="0"/>
          <a:pathLst>
            <a:path>
              <a:moveTo>
                <a:pt x="0" y="0"/>
              </a:moveTo>
              <a:lnTo>
                <a:pt x="0" y="344051"/>
              </a:lnTo>
              <a:lnTo>
                <a:pt x="2121693" y="344051"/>
              </a:lnTo>
              <a:lnTo>
                <a:pt x="2121693" y="5048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F7AF6E-F3C1-47D6-960B-2C98480760CF}">
      <dsp:nvSpPr>
        <dsp:cNvPr id="0" name=""/>
        <dsp:cNvSpPr/>
      </dsp:nvSpPr>
      <dsp:spPr>
        <a:xfrm>
          <a:off x="2943939" y="1129148"/>
          <a:ext cx="91440" cy="504866"/>
        </a:xfrm>
        <a:custGeom>
          <a:avLst/>
          <a:gdLst/>
          <a:ahLst/>
          <a:cxnLst/>
          <a:rect l="0" t="0" r="0" b="0"/>
          <a:pathLst>
            <a:path>
              <a:moveTo>
                <a:pt x="45720" y="0"/>
              </a:moveTo>
              <a:lnTo>
                <a:pt x="45720" y="5048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D1CD5B-7343-4DC2-B2B6-48353E099392}">
      <dsp:nvSpPr>
        <dsp:cNvPr id="0" name=""/>
        <dsp:cNvSpPr/>
      </dsp:nvSpPr>
      <dsp:spPr>
        <a:xfrm>
          <a:off x="867965" y="1129148"/>
          <a:ext cx="2121693" cy="504866"/>
        </a:xfrm>
        <a:custGeom>
          <a:avLst/>
          <a:gdLst/>
          <a:ahLst/>
          <a:cxnLst/>
          <a:rect l="0" t="0" r="0" b="0"/>
          <a:pathLst>
            <a:path>
              <a:moveTo>
                <a:pt x="2121693" y="0"/>
              </a:moveTo>
              <a:lnTo>
                <a:pt x="2121693" y="344051"/>
              </a:lnTo>
              <a:lnTo>
                <a:pt x="0" y="344051"/>
              </a:lnTo>
              <a:lnTo>
                <a:pt x="0" y="5048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EC2F21-0546-453F-A0AE-0282AB8089F1}">
      <dsp:nvSpPr>
        <dsp:cNvPr id="0" name=""/>
        <dsp:cNvSpPr/>
      </dsp:nvSpPr>
      <dsp:spPr>
        <a:xfrm>
          <a:off x="2121693" y="26831"/>
          <a:ext cx="1735931" cy="1102316"/>
        </a:xfrm>
        <a:prstGeom prst="roundRect">
          <a:avLst>
            <a:gd name="adj" fmla="val 10000"/>
          </a:avLst>
        </a:prstGeom>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4"/>
        </a:lnRef>
        <a:fillRef idx="3">
          <a:schemeClr val="accent4"/>
        </a:fillRef>
        <a:effectRef idx="3">
          <a:schemeClr val="accent4"/>
        </a:effectRef>
        <a:fontRef idx="minor">
          <a:schemeClr val="lt1"/>
        </a:fontRef>
      </dsp:style>
    </dsp:sp>
    <dsp:sp modelId="{0E135ABE-345C-4901-92A0-51ACD8488378}">
      <dsp:nvSpPr>
        <dsp:cNvPr id="0" name=""/>
        <dsp:cNvSpPr/>
      </dsp:nvSpPr>
      <dsp:spPr>
        <a:xfrm>
          <a:off x="2314574" y="210068"/>
          <a:ext cx="1735931" cy="110231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dirty="0"/>
            <a:t>Players</a:t>
          </a:r>
        </a:p>
      </dsp:txBody>
      <dsp:txXfrm>
        <a:off x="2346860" y="242354"/>
        <a:ext cx="1671359" cy="1037744"/>
      </dsp:txXfrm>
    </dsp:sp>
    <dsp:sp modelId="{D136FACC-182E-474A-B60F-D6E816D05A02}">
      <dsp:nvSpPr>
        <dsp:cNvPr id="0" name=""/>
        <dsp:cNvSpPr/>
      </dsp:nvSpPr>
      <dsp:spPr>
        <a:xfrm>
          <a:off x="0" y="1634014"/>
          <a:ext cx="1735931" cy="1102316"/>
        </a:xfrm>
        <a:prstGeom prst="roundRect">
          <a:avLst>
            <a:gd name="adj" fmla="val 10000"/>
          </a:avLst>
        </a:prstGeom>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4"/>
        </a:lnRef>
        <a:fillRef idx="3">
          <a:schemeClr val="accent4"/>
        </a:fillRef>
        <a:effectRef idx="3">
          <a:schemeClr val="accent4"/>
        </a:effectRef>
        <a:fontRef idx="minor">
          <a:schemeClr val="lt1"/>
        </a:fontRef>
      </dsp:style>
    </dsp:sp>
    <dsp:sp modelId="{F8975B6B-C01C-469B-A3C0-21BD043A971D}">
      <dsp:nvSpPr>
        <dsp:cNvPr id="0" name=""/>
        <dsp:cNvSpPr/>
      </dsp:nvSpPr>
      <dsp:spPr>
        <a:xfrm>
          <a:off x="192881" y="1817251"/>
          <a:ext cx="1735931" cy="110231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dirty="0"/>
            <a:t>Event Source</a:t>
          </a:r>
        </a:p>
      </dsp:txBody>
      <dsp:txXfrm>
        <a:off x="225167" y="1849537"/>
        <a:ext cx="1671359" cy="1037744"/>
      </dsp:txXfrm>
    </dsp:sp>
    <dsp:sp modelId="{F3FC2107-42BB-4C83-8319-901C6FA02E34}">
      <dsp:nvSpPr>
        <dsp:cNvPr id="0" name=""/>
        <dsp:cNvSpPr/>
      </dsp:nvSpPr>
      <dsp:spPr>
        <a:xfrm>
          <a:off x="2121693" y="1634014"/>
          <a:ext cx="1735931" cy="1102316"/>
        </a:xfrm>
        <a:prstGeom prst="roundRect">
          <a:avLst>
            <a:gd name="adj" fmla="val 10000"/>
          </a:avLst>
        </a:prstGeom>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4"/>
        </a:lnRef>
        <a:fillRef idx="3">
          <a:schemeClr val="accent4"/>
        </a:fillRef>
        <a:effectRef idx="3">
          <a:schemeClr val="accent4"/>
        </a:effectRef>
        <a:fontRef idx="minor">
          <a:schemeClr val="lt1"/>
        </a:fontRef>
      </dsp:style>
    </dsp:sp>
    <dsp:sp modelId="{BB61C1B0-62BC-46EE-BFAC-15FE3118503B}">
      <dsp:nvSpPr>
        <dsp:cNvPr id="0" name=""/>
        <dsp:cNvSpPr/>
      </dsp:nvSpPr>
      <dsp:spPr>
        <a:xfrm>
          <a:off x="2314574" y="1817251"/>
          <a:ext cx="1735931" cy="110231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dirty="0"/>
            <a:t>Event Listener/Handler</a:t>
          </a:r>
        </a:p>
      </dsp:txBody>
      <dsp:txXfrm>
        <a:off x="2346860" y="1849537"/>
        <a:ext cx="1671359" cy="1037744"/>
      </dsp:txXfrm>
    </dsp:sp>
    <dsp:sp modelId="{50B5AC5B-AF3B-4292-BB19-8FD781F70532}">
      <dsp:nvSpPr>
        <dsp:cNvPr id="0" name=""/>
        <dsp:cNvSpPr/>
      </dsp:nvSpPr>
      <dsp:spPr>
        <a:xfrm>
          <a:off x="4243387" y="1634014"/>
          <a:ext cx="1735931" cy="1102316"/>
        </a:xfrm>
        <a:prstGeom prst="roundRect">
          <a:avLst>
            <a:gd name="adj" fmla="val 10000"/>
          </a:avLst>
        </a:prstGeom>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4"/>
        </a:lnRef>
        <a:fillRef idx="3">
          <a:schemeClr val="accent4"/>
        </a:fillRef>
        <a:effectRef idx="3">
          <a:schemeClr val="accent4"/>
        </a:effectRef>
        <a:fontRef idx="minor">
          <a:schemeClr val="lt1"/>
        </a:fontRef>
      </dsp:style>
    </dsp:sp>
    <dsp:sp modelId="{83B68B0E-C8B4-48C6-8980-CE206D771773}">
      <dsp:nvSpPr>
        <dsp:cNvPr id="0" name=""/>
        <dsp:cNvSpPr/>
      </dsp:nvSpPr>
      <dsp:spPr>
        <a:xfrm>
          <a:off x="4436268" y="1817251"/>
          <a:ext cx="1735931" cy="110231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dirty="0"/>
            <a:t>Event Object</a:t>
          </a:r>
        </a:p>
      </dsp:txBody>
      <dsp:txXfrm>
        <a:off x="4468554" y="1849537"/>
        <a:ext cx="1671359" cy="103774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311</TotalTime>
  <Pages>22</Pages>
  <Words>2125</Words>
  <Characters>12117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Poonam Sao</cp:lastModifiedBy>
  <cp:revision>18</cp:revision>
  <dcterms:created xsi:type="dcterms:W3CDTF">2020-03-05T05:41:00Z</dcterms:created>
  <dcterms:modified xsi:type="dcterms:W3CDTF">2021-07-23T08:03:00Z</dcterms:modified>
</cp:coreProperties>
</file>